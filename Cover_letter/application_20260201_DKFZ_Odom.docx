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398DF" w14:textId="77777777" w:rsidR="00505001" w:rsidRPr="00F4738D" w:rsidRDefault="00000000">
      <w:pPr>
        <w:pStyle w:val="Title"/>
        <w:rPr>
          <w:rFonts w:asciiTheme="majorHAnsi" w:hAnsiTheme="majorHAnsi" w:cstheme="majorHAnsi"/>
          <w:sz w:val="68"/>
          <w:szCs w:val="68"/>
          <w:rPrChange w:id="0" w:author="xiaoqing pan" w:date="2026-02-01T14:17:00Z">
            <w:rPr>
              <w:sz w:val="68"/>
              <w:szCs w:val="68"/>
            </w:rPr>
          </w:rPrChange>
        </w:rPr>
      </w:pPr>
      <w:bookmarkStart w:id="1" w:name="_b3j66b3hjmvq" w:colFirst="0" w:colLast="0"/>
      <w:bookmarkEnd w:id="1"/>
      <w:r w:rsidRPr="00F4738D">
        <w:rPr>
          <w:rFonts w:asciiTheme="majorHAnsi" w:hAnsiTheme="majorHAnsi" w:cstheme="majorHAnsi"/>
          <w:color w:val="2079C7"/>
          <w:sz w:val="68"/>
          <w:szCs w:val="68"/>
          <w:rPrChange w:id="2" w:author="xiaoqing pan" w:date="2026-02-01T14:17:00Z">
            <w:rPr>
              <w:color w:val="2079C7"/>
              <w:sz w:val="68"/>
              <w:szCs w:val="68"/>
            </w:rPr>
          </w:rPrChange>
        </w:rPr>
        <w:t>Xiaoqing PAN</w:t>
      </w:r>
      <w:r w:rsidRPr="00F4738D">
        <w:rPr>
          <w:rFonts w:asciiTheme="majorHAnsi" w:hAnsiTheme="majorHAnsi" w:cstheme="majorHAnsi"/>
          <w:sz w:val="68"/>
          <w:szCs w:val="68"/>
          <w:rPrChange w:id="3" w:author="xiaoqing pan" w:date="2026-02-01T14:17:00Z">
            <w:rPr>
              <w:sz w:val="68"/>
              <w:szCs w:val="68"/>
            </w:rPr>
          </w:rPrChange>
        </w:rPr>
        <w:t xml:space="preserve">                          </w:t>
      </w:r>
    </w:p>
    <w:p w14:paraId="6C0C8BD6" w14:textId="77777777" w:rsidR="00505001" w:rsidRPr="00F4738D" w:rsidRDefault="00000000">
      <w:pPr>
        <w:spacing w:before="0" w:line="276" w:lineRule="auto"/>
        <w:rPr>
          <w:rFonts w:asciiTheme="majorHAnsi" w:eastAsia="Open Sans" w:hAnsiTheme="majorHAnsi" w:cstheme="majorHAnsi"/>
          <w:b/>
          <w:bCs/>
          <w:color w:val="000000"/>
          <w:rPrChange w:id="4" w:author="xiaoqing pan" w:date="2026-02-01T14:17:00Z">
            <w:rPr>
              <w:rFonts w:ascii="Open Sans" w:eastAsia="Open Sans" w:hAnsi="Open Sans" w:cs="Open Sans"/>
              <w:b/>
              <w:bCs/>
              <w:color w:val="000000"/>
            </w:rPr>
          </w:rPrChange>
        </w:rPr>
      </w:pPr>
      <w:r w:rsidRPr="00F4738D">
        <w:rPr>
          <w:rFonts w:asciiTheme="majorHAnsi" w:hAnsiTheme="majorHAnsi" w:cstheme="majorHAnsi"/>
          <w:rPrChange w:id="5" w:author="xiaoqing pan" w:date="2026-02-01T14:17:00Z">
            <w:rPr/>
          </w:rPrChange>
        </w:rPr>
        <w:fldChar w:fldCharType="begin"/>
      </w:r>
      <w:r w:rsidRPr="00F4738D">
        <w:rPr>
          <w:rFonts w:asciiTheme="majorHAnsi" w:hAnsiTheme="majorHAnsi" w:cstheme="majorHAnsi"/>
          <w:rPrChange w:id="6" w:author="xiaoqing pan" w:date="2026-02-01T14:17:00Z">
            <w:rPr/>
          </w:rPrChange>
        </w:rPr>
        <w:instrText>HYPERLINK "mailto:xiaoqing.pan@uni-jena.de" \h</w:instrText>
      </w:r>
      <w:r w:rsidRPr="00F4738D">
        <w:rPr>
          <w:rFonts w:asciiTheme="majorHAnsi" w:hAnsiTheme="majorHAnsi" w:cstheme="majorHAnsi"/>
          <w:rPrChange w:id="7" w:author="xiaoqing pan" w:date="2026-02-01T14:17:00Z">
            <w:rPr/>
          </w:rPrChange>
        </w:rPr>
      </w:r>
      <w:r w:rsidRPr="00F4738D">
        <w:rPr>
          <w:rFonts w:asciiTheme="majorHAnsi" w:hAnsiTheme="majorHAnsi" w:cstheme="majorHAnsi"/>
          <w:rPrChange w:id="8" w:author="xiaoqing pan" w:date="2026-02-01T14:17:00Z">
            <w:rPr/>
          </w:rPrChange>
        </w:rPr>
        <w:fldChar w:fldCharType="separate"/>
      </w:r>
      <w:r w:rsidRPr="00F4738D">
        <w:rPr>
          <w:rFonts w:asciiTheme="majorHAnsi" w:eastAsia="Open Sans" w:hAnsiTheme="majorHAnsi" w:cstheme="majorHAnsi"/>
          <w:b/>
          <w:bCs/>
          <w:color w:val="1155CC"/>
          <w:u w:val="single"/>
          <w:rPrChange w:id="9" w:author="xiaoqing pan" w:date="2026-02-01T14:17:00Z">
            <w:rPr>
              <w:rFonts w:ascii="Open Sans" w:eastAsia="Open Sans" w:hAnsi="Open Sans" w:cs="Open Sans"/>
              <w:b/>
              <w:bCs/>
              <w:color w:val="1155CC"/>
              <w:u w:val="single"/>
            </w:rPr>
          </w:rPrChange>
        </w:rPr>
        <w:t>xiaoqing.pan@uni-jena.de</w:t>
      </w:r>
      <w:r w:rsidRPr="00F4738D">
        <w:rPr>
          <w:rFonts w:asciiTheme="majorHAnsi" w:eastAsia="Open Sans" w:hAnsiTheme="majorHAnsi" w:cstheme="majorHAnsi"/>
          <w:b/>
          <w:bCs/>
          <w:color w:val="1155CC"/>
          <w:u w:val="single"/>
          <w:rPrChange w:id="10"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11" w:author="xiaoqing pan" w:date="2026-02-01T14:17:00Z">
            <w:rPr>
              <w:rFonts w:ascii="Open Sans" w:eastAsia="Open Sans" w:hAnsi="Open Sans" w:cs="Open Sans"/>
              <w:b/>
              <w:bCs/>
              <w:color w:val="000000"/>
            </w:rPr>
          </w:rPrChange>
        </w:rPr>
        <w:t xml:space="preserve"> | </w:t>
      </w:r>
      <w:commentRangeStart w:id="12"/>
      <w:r w:rsidRPr="00F4738D">
        <w:rPr>
          <w:rFonts w:asciiTheme="majorHAnsi" w:hAnsiTheme="majorHAnsi" w:cstheme="majorHAnsi"/>
          <w:rPrChange w:id="13" w:author="xiaoqing pan" w:date="2026-02-01T14:17:00Z">
            <w:rPr/>
          </w:rPrChange>
        </w:rPr>
        <w:fldChar w:fldCharType="begin"/>
      </w:r>
      <w:r w:rsidRPr="00F4738D">
        <w:rPr>
          <w:rFonts w:asciiTheme="majorHAnsi" w:hAnsiTheme="majorHAnsi" w:cstheme="majorHAnsi"/>
          <w:rPrChange w:id="14" w:author="xiaoqing pan" w:date="2026-02-01T14:17:00Z">
            <w:rPr/>
          </w:rPrChange>
        </w:rPr>
        <w:instrText>HYPERLINK "https://www.linkedin.com/in/xiaoqing-pan-974b53287/" \h</w:instrText>
      </w:r>
      <w:r w:rsidRPr="00F4738D">
        <w:rPr>
          <w:rFonts w:asciiTheme="majorHAnsi" w:hAnsiTheme="majorHAnsi" w:cstheme="majorHAnsi"/>
          <w:rPrChange w:id="15" w:author="xiaoqing pan" w:date="2026-02-01T14:17:00Z">
            <w:rPr/>
          </w:rPrChange>
        </w:rPr>
      </w:r>
      <w:r w:rsidRPr="00F4738D">
        <w:rPr>
          <w:rFonts w:asciiTheme="majorHAnsi" w:hAnsiTheme="majorHAnsi" w:cstheme="majorHAnsi"/>
          <w:rPrChange w:id="16" w:author="xiaoqing pan" w:date="2026-02-01T14:17:00Z">
            <w:rPr/>
          </w:rPrChange>
        </w:rPr>
        <w:fldChar w:fldCharType="separate"/>
      </w:r>
      <w:r w:rsidRPr="00F4738D">
        <w:rPr>
          <w:rFonts w:asciiTheme="majorHAnsi" w:eastAsia="Open Sans" w:hAnsiTheme="majorHAnsi" w:cstheme="majorHAnsi"/>
          <w:b/>
          <w:bCs/>
          <w:color w:val="1155CC"/>
          <w:u w:val="single"/>
          <w:rPrChange w:id="17" w:author="xiaoqing pan" w:date="2026-02-01T14:17:00Z">
            <w:rPr>
              <w:rFonts w:ascii="Open Sans" w:eastAsia="Open Sans" w:hAnsi="Open Sans" w:cs="Open Sans"/>
              <w:b/>
              <w:bCs/>
              <w:color w:val="1155CC"/>
              <w:u w:val="single"/>
            </w:rPr>
          </w:rPrChange>
        </w:rPr>
        <w:t>LinkedIn</w:t>
      </w:r>
      <w:r w:rsidRPr="00F4738D">
        <w:rPr>
          <w:rFonts w:asciiTheme="majorHAnsi" w:hAnsiTheme="majorHAnsi" w:cstheme="majorHAnsi"/>
          <w:rPrChange w:id="18" w:author="xiaoqing pan" w:date="2026-02-01T14:17:00Z">
            <w:rPr/>
          </w:rPrChange>
        </w:rPr>
        <w:fldChar w:fldCharType="end"/>
      </w:r>
      <w:r w:rsidRPr="00F4738D">
        <w:rPr>
          <w:rFonts w:asciiTheme="majorHAnsi" w:eastAsia="Open Sans" w:hAnsiTheme="majorHAnsi" w:cstheme="majorHAnsi"/>
          <w:b/>
          <w:bCs/>
          <w:color w:val="000000"/>
          <w:rPrChange w:id="19" w:author="xiaoqing pan" w:date="2026-02-01T14:17:00Z">
            <w:rPr>
              <w:rFonts w:ascii="Open Sans" w:eastAsia="Open Sans" w:hAnsi="Open Sans" w:cs="Open Sans"/>
              <w:b/>
              <w:bCs/>
              <w:color w:val="000000"/>
            </w:rPr>
          </w:rPrChange>
        </w:rPr>
        <w:t xml:space="preserve"> | </w:t>
      </w:r>
      <w:r w:rsidRPr="00F4738D">
        <w:rPr>
          <w:rFonts w:asciiTheme="majorHAnsi" w:hAnsiTheme="majorHAnsi" w:cstheme="majorHAnsi"/>
          <w:rPrChange w:id="20" w:author="xiaoqing pan" w:date="2026-02-01T14:17:00Z">
            <w:rPr/>
          </w:rPrChange>
        </w:rPr>
        <w:fldChar w:fldCharType="begin"/>
      </w:r>
      <w:r w:rsidRPr="00F4738D">
        <w:rPr>
          <w:rFonts w:asciiTheme="majorHAnsi" w:hAnsiTheme="majorHAnsi" w:cstheme="majorHAnsi"/>
          <w:rPrChange w:id="21" w:author="xiaoqing pan" w:date="2026-02-01T14:17:00Z">
            <w:rPr/>
          </w:rPrChange>
        </w:rPr>
        <w:instrText>HYPERLINK "https://orcid.org/0009-0009-0894-7366" \h</w:instrText>
      </w:r>
      <w:r w:rsidRPr="00F4738D">
        <w:rPr>
          <w:rFonts w:asciiTheme="majorHAnsi" w:hAnsiTheme="majorHAnsi" w:cstheme="majorHAnsi"/>
          <w:rPrChange w:id="22" w:author="xiaoqing pan" w:date="2026-02-01T14:17:00Z">
            <w:rPr/>
          </w:rPrChange>
        </w:rPr>
      </w:r>
      <w:r w:rsidRPr="00F4738D">
        <w:rPr>
          <w:rFonts w:asciiTheme="majorHAnsi" w:hAnsiTheme="majorHAnsi" w:cstheme="majorHAnsi"/>
          <w:rPrChange w:id="23" w:author="xiaoqing pan" w:date="2026-02-01T14:17:00Z">
            <w:rPr/>
          </w:rPrChange>
        </w:rPr>
        <w:fldChar w:fldCharType="separate"/>
      </w:r>
      <w:r w:rsidRPr="00F4738D">
        <w:rPr>
          <w:rFonts w:asciiTheme="majorHAnsi" w:eastAsia="Open Sans" w:hAnsiTheme="majorHAnsi" w:cstheme="majorHAnsi"/>
          <w:b/>
          <w:bCs/>
          <w:color w:val="1155CC"/>
          <w:u w:val="single"/>
          <w:rPrChange w:id="24" w:author="xiaoqing pan" w:date="2026-02-01T14:17:00Z">
            <w:rPr>
              <w:rFonts w:ascii="Open Sans" w:eastAsia="Open Sans" w:hAnsi="Open Sans" w:cs="Open Sans"/>
              <w:b/>
              <w:bCs/>
              <w:color w:val="1155CC"/>
              <w:u w:val="single"/>
            </w:rPr>
          </w:rPrChange>
        </w:rPr>
        <w:t>ORCID</w:t>
      </w:r>
      <w:r w:rsidRPr="00F4738D">
        <w:rPr>
          <w:rFonts w:asciiTheme="majorHAnsi" w:eastAsia="Open Sans" w:hAnsiTheme="majorHAnsi" w:cstheme="majorHAnsi"/>
          <w:b/>
          <w:bCs/>
          <w:color w:val="1155CC"/>
          <w:u w:val="single"/>
          <w:rPrChange w:id="25"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26" w:author="xiaoqing pan" w:date="2026-02-01T14:17:00Z">
            <w:rPr>
              <w:rFonts w:ascii="Open Sans" w:eastAsia="Open Sans" w:hAnsi="Open Sans" w:cs="Open Sans"/>
              <w:b/>
              <w:bCs/>
              <w:color w:val="000000"/>
            </w:rPr>
          </w:rPrChange>
        </w:rPr>
        <w:t xml:space="preserve"> | </w:t>
      </w:r>
      <w:r w:rsidRPr="00F4738D">
        <w:rPr>
          <w:rFonts w:asciiTheme="majorHAnsi" w:hAnsiTheme="majorHAnsi" w:cstheme="majorHAnsi"/>
          <w:rPrChange w:id="27" w:author="xiaoqing pan" w:date="2026-02-01T14:17:00Z">
            <w:rPr/>
          </w:rPrChange>
        </w:rPr>
        <w:fldChar w:fldCharType="begin"/>
      </w:r>
      <w:r w:rsidRPr="00F4738D">
        <w:rPr>
          <w:rFonts w:asciiTheme="majorHAnsi" w:hAnsiTheme="majorHAnsi" w:cstheme="majorHAnsi"/>
          <w:rPrChange w:id="28" w:author="xiaoqing pan" w:date="2026-02-01T14:17:00Z">
            <w:rPr/>
          </w:rPrChange>
        </w:rPr>
        <w:instrText>HYPERLINK "https://pamscofield.github.io/xiaoqingpan/" \h</w:instrText>
      </w:r>
      <w:r w:rsidRPr="00F4738D">
        <w:rPr>
          <w:rFonts w:asciiTheme="majorHAnsi" w:hAnsiTheme="majorHAnsi" w:cstheme="majorHAnsi"/>
          <w:rPrChange w:id="29" w:author="xiaoqing pan" w:date="2026-02-01T14:17:00Z">
            <w:rPr/>
          </w:rPrChange>
        </w:rPr>
      </w:r>
      <w:r w:rsidRPr="00F4738D">
        <w:rPr>
          <w:rFonts w:asciiTheme="majorHAnsi" w:hAnsiTheme="majorHAnsi" w:cstheme="majorHAnsi"/>
          <w:rPrChange w:id="30" w:author="xiaoqing pan" w:date="2026-02-01T14:17:00Z">
            <w:rPr/>
          </w:rPrChange>
        </w:rPr>
        <w:fldChar w:fldCharType="separate"/>
      </w:r>
      <w:r w:rsidRPr="00F4738D">
        <w:rPr>
          <w:rFonts w:asciiTheme="majorHAnsi" w:eastAsia="Open Sans" w:hAnsiTheme="majorHAnsi" w:cstheme="majorHAnsi"/>
          <w:b/>
          <w:bCs/>
          <w:color w:val="1155CC"/>
          <w:u w:val="single"/>
          <w:rPrChange w:id="31" w:author="xiaoqing pan" w:date="2026-02-01T14:17:00Z">
            <w:rPr>
              <w:rFonts w:ascii="Open Sans" w:eastAsia="Open Sans" w:hAnsi="Open Sans" w:cs="Open Sans"/>
              <w:b/>
              <w:bCs/>
              <w:color w:val="1155CC"/>
              <w:u w:val="single"/>
            </w:rPr>
          </w:rPrChange>
        </w:rPr>
        <w:t>Website</w:t>
      </w:r>
      <w:r w:rsidRPr="00F4738D">
        <w:rPr>
          <w:rFonts w:asciiTheme="majorHAnsi" w:eastAsia="Open Sans" w:hAnsiTheme="majorHAnsi" w:cstheme="majorHAnsi"/>
          <w:b/>
          <w:bCs/>
          <w:color w:val="1155CC"/>
          <w:u w:val="single"/>
          <w:rPrChange w:id="32"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33" w:author="xiaoqing pan" w:date="2026-02-01T14:17:00Z">
            <w:rPr>
              <w:rFonts w:ascii="Open Sans" w:eastAsia="Open Sans" w:hAnsi="Open Sans" w:cs="Open Sans"/>
              <w:b/>
              <w:bCs/>
              <w:color w:val="000000"/>
            </w:rPr>
          </w:rPrChange>
        </w:rPr>
        <w:t xml:space="preserve"> | </w:t>
      </w:r>
      <w:commentRangeEnd w:id="12"/>
      <w:r w:rsidR="00BE1D52" w:rsidRPr="00F4738D">
        <w:rPr>
          <w:rStyle w:val="CommentReference"/>
          <w:rFonts w:asciiTheme="majorHAnsi" w:eastAsia="Open Sans" w:hAnsiTheme="majorHAnsi" w:cstheme="majorHAnsi"/>
          <w:b/>
          <w:bCs/>
          <w:color w:val="000000"/>
          <w:sz w:val="18"/>
          <w:szCs w:val="18"/>
          <w:rPrChange w:id="34" w:author="xiaoqing pan" w:date="2026-02-01T14:17:00Z">
            <w:rPr>
              <w:rStyle w:val="CommentReference"/>
              <w:rFonts w:ascii="Open Sans" w:eastAsia="Open Sans" w:hAnsi="Open Sans" w:cs="Open Sans"/>
              <w:b/>
              <w:bCs/>
              <w:color w:val="000000"/>
              <w:sz w:val="18"/>
              <w:szCs w:val="18"/>
            </w:rPr>
          </w:rPrChange>
        </w:rPr>
        <w:commentReference w:id="12"/>
      </w:r>
      <w:r w:rsidRPr="00F4738D">
        <w:rPr>
          <w:rFonts w:asciiTheme="majorHAnsi" w:eastAsia="Open Sans" w:hAnsiTheme="majorHAnsi" w:cstheme="majorHAnsi"/>
          <w:b/>
          <w:bCs/>
          <w:color w:val="000000"/>
          <w:rPrChange w:id="35" w:author="xiaoqing pan" w:date="2026-02-01T14:17:00Z">
            <w:rPr>
              <w:rFonts w:ascii="Open Sans" w:eastAsia="Open Sans" w:hAnsi="Open Sans" w:cs="Open Sans"/>
              <w:b/>
              <w:bCs/>
              <w:color w:val="000000"/>
            </w:rPr>
          </w:rPrChange>
        </w:rPr>
        <w:t>+49 15563309561 | Jena, Germany</w:t>
      </w:r>
    </w:p>
    <w:p w14:paraId="385D6F14" w14:textId="77777777" w:rsidR="00505001" w:rsidRPr="00F4738D" w:rsidRDefault="00505001">
      <w:pPr>
        <w:spacing w:before="0" w:line="276" w:lineRule="auto"/>
        <w:rPr>
          <w:rFonts w:asciiTheme="majorHAnsi" w:eastAsia="Open Sans" w:hAnsiTheme="majorHAnsi" w:cstheme="majorHAnsi"/>
          <w:b/>
          <w:bCs/>
          <w:color w:val="000000"/>
          <w:rPrChange w:id="36" w:author="xiaoqing pan" w:date="2026-02-01T14:17:00Z">
            <w:rPr>
              <w:rFonts w:ascii="Open Sans" w:eastAsia="Open Sans" w:hAnsi="Open Sans" w:cs="Open Sans"/>
              <w:b/>
              <w:bCs/>
              <w:color w:val="000000"/>
            </w:rPr>
          </w:rPrChange>
        </w:rPr>
      </w:pPr>
    </w:p>
    <w:p w14:paraId="737B201D" w14:textId="77777777" w:rsidR="00505001" w:rsidDel="00F4738D" w:rsidRDefault="00000000">
      <w:pPr>
        <w:pBdr>
          <w:top w:val="nil"/>
          <w:left w:val="nil"/>
          <w:bottom w:val="nil"/>
          <w:right w:val="nil"/>
          <w:between w:val="nil"/>
        </w:pBdr>
        <w:spacing w:before="0" w:line="276" w:lineRule="auto"/>
        <w:rPr>
          <w:del w:id="37" w:author="xiaoqing pan" w:date="2026-02-01T14:18:00Z"/>
          <w:rFonts w:asciiTheme="majorHAnsi" w:eastAsia="Arial" w:hAnsiTheme="majorHAnsi" w:cstheme="majorHAnsi"/>
          <w:color w:val="000000"/>
          <w:sz w:val="20"/>
          <w:szCs w:val="20"/>
          <w:highlight w:val="white"/>
          <w:lang w:val="de-DE"/>
        </w:rPr>
      </w:pPr>
      <w:r w:rsidRPr="00F4738D">
        <w:rPr>
          <w:rFonts w:asciiTheme="majorHAnsi" w:eastAsia="Arial" w:hAnsiTheme="majorHAnsi" w:cstheme="majorHAnsi"/>
          <w:color w:val="000000"/>
          <w:sz w:val="20"/>
          <w:szCs w:val="20"/>
          <w:highlight w:val="white"/>
          <w:lang w:val="de-DE"/>
          <w:rPrChange w:id="38" w:author="xiaoqing pan" w:date="2026-02-01T14:17:00Z">
            <w:rPr>
              <w:rFonts w:ascii="Arial" w:eastAsia="Arial" w:hAnsi="Arial" w:cs="Arial"/>
              <w:color w:val="000000"/>
              <w:sz w:val="20"/>
              <w:szCs w:val="20"/>
              <w:highlight w:val="white"/>
              <w:lang w:val="de-DE"/>
            </w:rPr>
          </w:rPrChange>
        </w:rPr>
        <w:t>German Cancer Research Center</w:t>
      </w:r>
    </w:p>
    <w:p w14:paraId="75458769" w14:textId="77777777" w:rsidR="00F4738D" w:rsidRPr="00F4738D" w:rsidRDefault="00F4738D">
      <w:pPr>
        <w:pBdr>
          <w:top w:val="nil"/>
          <w:left w:val="nil"/>
          <w:bottom w:val="nil"/>
          <w:right w:val="nil"/>
          <w:between w:val="nil"/>
        </w:pBdr>
        <w:spacing w:before="0" w:line="276" w:lineRule="auto"/>
        <w:rPr>
          <w:ins w:id="39" w:author="xiaoqing pan" w:date="2026-02-01T14:18:00Z"/>
          <w:rFonts w:asciiTheme="majorHAnsi" w:eastAsia="Arial" w:hAnsiTheme="majorHAnsi" w:cstheme="majorHAnsi"/>
          <w:color w:val="000000"/>
          <w:sz w:val="20"/>
          <w:szCs w:val="20"/>
          <w:highlight w:val="white"/>
          <w:lang w:val="de-DE"/>
          <w:rPrChange w:id="40" w:author="xiaoqing pan" w:date="2026-02-01T14:17:00Z">
            <w:rPr>
              <w:ins w:id="41" w:author="xiaoqing pan" w:date="2026-02-01T14:18:00Z"/>
              <w:rFonts w:ascii="Arial" w:eastAsia="Arial" w:hAnsi="Arial" w:cs="Arial"/>
              <w:color w:val="000000"/>
              <w:sz w:val="20"/>
              <w:szCs w:val="20"/>
              <w:highlight w:val="white"/>
              <w:lang w:val="de-DE"/>
            </w:rPr>
          </w:rPrChange>
        </w:rPr>
      </w:pPr>
    </w:p>
    <w:p w14:paraId="558BEE2C" w14:textId="77777777" w:rsidR="00505001" w:rsidRPr="00F4738D" w:rsidRDefault="00000000">
      <w:pPr>
        <w:pBdr>
          <w:top w:val="nil"/>
          <w:left w:val="nil"/>
          <w:bottom w:val="nil"/>
          <w:right w:val="nil"/>
          <w:between w:val="nil"/>
        </w:pBdr>
        <w:spacing w:before="0" w:line="276" w:lineRule="auto"/>
        <w:rPr>
          <w:rFonts w:asciiTheme="majorHAnsi" w:eastAsia="Arial" w:hAnsiTheme="majorHAnsi" w:cstheme="majorHAnsi"/>
          <w:color w:val="000000"/>
          <w:sz w:val="20"/>
          <w:szCs w:val="20"/>
          <w:lang w:val="de-DE"/>
          <w:rPrChange w:id="42" w:author="xiaoqing pan" w:date="2026-02-01T14:17:00Z">
            <w:rPr>
              <w:rFonts w:ascii="Arial" w:eastAsia="Arial" w:hAnsi="Arial" w:cs="Arial"/>
              <w:color w:val="000000"/>
              <w:sz w:val="20"/>
              <w:szCs w:val="20"/>
              <w:lang w:val="de-DE"/>
            </w:rPr>
          </w:rPrChange>
        </w:rPr>
      </w:pPr>
      <w:r w:rsidRPr="00F4738D">
        <w:rPr>
          <w:rFonts w:asciiTheme="majorHAnsi" w:eastAsia="Arial" w:hAnsiTheme="majorHAnsi" w:cstheme="majorHAnsi"/>
          <w:color w:val="000000"/>
          <w:sz w:val="20"/>
          <w:szCs w:val="20"/>
          <w:highlight w:val="white"/>
          <w:lang w:val="de-DE"/>
          <w:rPrChange w:id="43" w:author="xiaoqing pan" w:date="2026-02-01T14:17:00Z">
            <w:rPr>
              <w:rFonts w:ascii="Arial" w:eastAsia="Arial" w:hAnsi="Arial" w:cs="Arial"/>
              <w:color w:val="000000"/>
              <w:sz w:val="20"/>
              <w:szCs w:val="20"/>
              <w:highlight w:val="white"/>
              <w:lang w:val="de-DE"/>
            </w:rPr>
          </w:rPrChange>
        </w:rPr>
        <w:t>Im Neuenheimer Feld 280, Heidelberg</w:t>
      </w:r>
    </w:p>
    <w:p w14:paraId="743CEE90" w14:textId="77777777" w:rsidR="00505001" w:rsidRPr="00F4738D" w:rsidRDefault="00505001">
      <w:pPr>
        <w:spacing w:before="0" w:line="276" w:lineRule="auto"/>
        <w:jc w:val="center"/>
        <w:rPr>
          <w:rFonts w:asciiTheme="majorHAnsi" w:eastAsia="Arial" w:hAnsiTheme="majorHAnsi" w:cstheme="majorHAnsi"/>
          <w:color w:val="000000"/>
          <w:sz w:val="20"/>
          <w:szCs w:val="20"/>
          <w:lang w:val="de-DE"/>
          <w:rPrChange w:id="44" w:author="xiaoqing pan" w:date="2026-02-01T14:17:00Z">
            <w:rPr>
              <w:rFonts w:ascii="Arial" w:eastAsia="Arial" w:hAnsi="Arial" w:cs="Arial"/>
              <w:color w:val="000000"/>
              <w:sz w:val="20"/>
              <w:szCs w:val="20"/>
              <w:lang w:val="de-DE"/>
            </w:rPr>
          </w:rPrChange>
        </w:rPr>
      </w:pPr>
    </w:p>
    <w:p w14:paraId="60990FAF" w14:textId="77777777" w:rsidR="00505001" w:rsidRPr="00F4738D" w:rsidRDefault="00000000">
      <w:pPr>
        <w:widowControl/>
        <w:pBdr>
          <w:top w:val="nil"/>
          <w:left w:val="nil"/>
          <w:bottom w:val="nil"/>
          <w:right w:val="nil"/>
          <w:between w:val="nil"/>
        </w:pBdr>
        <w:spacing w:before="200" w:line="276" w:lineRule="auto"/>
        <w:ind w:right="0"/>
        <w:jc w:val="center"/>
        <w:rPr>
          <w:rFonts w:asciiTheme="majorHAnsi" w:eastAsia="Arial" w:hAnsiTheme="majorHAnsi" w:cstheme="majorHAnsi"/>
          <w:color w:val="000000"/>
          <w:sz w:val="20"/>
          <w:szCs w:val="20"/>
          <w:rPrChange w:id="45"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46" w:author="xiaoqing pan" w:date="2026-02-01T14:17:00Z">
            <w:rPr>
              <w:rFonts w:ascii="Arial" w:eastAsia="Arial" w:hAnsi="Arial" w:cs="Arial"/>
              <w:color w:val="000000"/>
              <w:sz w:val="20"/>
              <w:szCs w:val="20"/>
            </w:rPr>
          </w:rPrChange>
        </w:rPr>
        <w:t>Re: Postdoctoral Position in Sex-Biased Cancer Development</w:t>
      </w:r>
    </w:p>
    <w:p w14:paraId="6AFB92B3" w14:textId="77777777" w:rsidR="00505001" w:rsidRPr="00F4738D" w:rsidRDefault="00000000">
      <w:pPr>
        <w:widowControl/>
        <w:pBdr>
          <w:top w:val="nil"/>
          <w:left w:val="nil"/>
          <w:bottom w:val="nil"/>
          <w:right w:val="nil"/>
          <w:between w:val="nil"/>
        </w:pBdr>
        <w:spacing w:before="200" w:line="276" w:lineRule="auto"/>
        <w:ind w:right="0"/>
        <w:jc w:val="both"/>
        <w:rPr>
          <w:rFonts w:asciiTheme="majorHAnsi" w:eastAsia="Arial" w:hAnsiTheme="majorHAnsi" w:cstheme="majorHAnsi"/>
          <w:color w:val="000000"/>
          <w:sz w:val="20"/>
          <w:szCs w:val="20"/>
          <w:rPrChange w:id="47"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48" w:author="xiaoqing pan" w:date="2026-02-01T14:17:00Z">
            <w:rPr>
              <w:rFonts w:ascii="Arial" w:eastAsia="Arial" w:hAnsi="Arial" w:cs="Arial"/>
              <w:color w:val="000000"/>
              <w:sz w:val="20"/>
              <w:szCs w:val="20"/>
            </w:rPr>
          </w:rPrChange>
        </w:rPr>
        <w:t>Dear Prof. Dr. Odom,</w:t>
      </w:r>
    </w:p>
    <w:p w14:paraId="5037CCF8" w14:textId="4D7847B8" w:rsidR="00505001" w:rsidRPr="00F4738D" w:rsidRDefault="00000000">
      <w:pPr>
        <w:widowControl/>
        <w:spacing w:before="200" w:line="276" w:lineRule="auto"/>
        <w:ind w:right="0"/>
        <w:jc w:val="both"/>
        <w:rPr>
          <w:rFonts w:asciiTheme="majorHAnsi" w:eastAsia="Arial" w:hAnsiTheme="majorHAnsi" w:cstheme="majorHAnsi"/>
          <w:color w:val="000000"/>
          <w:sz w:val="20"/>
          <w:szCs w:val="20"/>
          <w:rPrChange w:id="49"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50" w:author="xiaoqing pan" w:date="2026-02-01T14:17:00Z">
            <w:rPr>
              <w:rFonts w:ascii="Arial" w:eastAsia="Arial" w:hAnsi="Arial" w:cs="Arial"/>
              <w:color w:val="000000"/>
              <w:sz w:val="20"/>
              <w:szCs w:val="20"/>
            </w:rPr>
          </w:rPrChange>
        </w:rPr>
        <w:t xml:space="preserve">I am writing to express my interest in the </w:t>
      </w:r>
      <w:ins w:id="51" w:author="Matthew Blango" w:date="2026-02-01T11:08:00Z">
        <w:r w:rsidR="004E178F" w:rsidRPr="00F4738D">
          <w:rPr>
            <w:rFonts w:asciiTheme="majorHAnsi" w:eastAsia="Arial" w:hAnsiTheme="majorHAnsi" w:cstheme="majorHAnsi"/>
            <w:color w:val="000000"/>
            <w:sz w:val="20"/>
            <w:szCs w:val="20"/>
            <w:rPrChange w:id="52" w:author="xiaoqing pan" w:date="2026-02-01T14:17:00Z">
              <w:rPr>
                <w:rFonts w:ascii="Arial" w:eastAsia="Arial" w:hAnsi="Arial" w:cs="Arial"/>
                <w:color w:val="000000"/>
                <w:sz w:val="20"/>
                <w:szCs w:val="20"/>
              </w:rPr>
            </w:rPrChange>
          </w:rPr>
          <w:t xml:space="preserve">advertised </w:t>
        </w:r>
      </w:ins>
      <w:r w:rsidRPr="00F4738D">
        <w:rPr>
          <w:rFonts w:asciiTheme="majorHAnsi" w:eastAsia="Arial" w:hAnsiTheme="majorHAnsi" w:cstheme="majorHAnsi"/>
          <w:color w:val="000000"/>
          <w:sz w:val="20"/>
          <w:szCs w:val="20"/>
          <w:rPrChange w:id="53" w:author="xiaoqing pan" w:date="2026-02-01T14:17:00Z">
            <w:rPr>
              <w:rFonts w:ascii="Arial" w:eastAsia="Arial" w:hAnsi="Arial" w:cs="Arial"/>
              <w:color w:val="000000"/>
              <w:sz w:val="20"/>
              <w:szCs w:val="20"/>
            </w:rPr>
          </w:rPrChange>
        </w:rPr>
        <w:t xml:space="preserve">postdoc position in your group. </w:t>
      </w:r>
      <w:ins w:id="54" w:author="xiaoqing pan" w:date="2026-02-01T12:14:00Z">
        <w:r w:rsidR="00C93265" w:rsidRPr="00F4738D">
          <w:rPr>
            <w:rFonts w:asciiTheme="majorHAnsi" w:eastAsia="Arial" w:hAnsiTheme="majorHAnsi" w:cstheme="majorHAnsi"/>
            <w:color w:val="000000"/>
            <w:sz w:val="20"/>
            <w:szCs w:val="20"/>
            <w:rPrChange w:id="55" w:author="xiaoqing pan" w:date="2026-02-01T14:17:00Z">
              <w:rPr>
                <w:rFonts w:ascii="Arial" w:eastAsia="Arial" w:hAnsi="Arial" w:cs="Arial"/>
                <w:color w:val="000000"/>
                <w:sz w:val="20"/>
                <w:szCs w:val="20"/>
              </w:rPr>
            </w:rPrChange>
          </w:rPr>
          <w:t>As a doctoral candidate in microbiology at the Hans-Knöll-Institute in Jena, Germany (thesis submitted 01.2026), my research mainly focused on double-stranded RNA (dsRNA) metabolism in infectious diseases.</w:t>
        </w:r>
      </w:ins>
      <w:ins w:id="56" w:author="xiaoqing pan" w:date="2026-02-01T12:15:00Z">
        <w:r w:rsidR="00C93265" w:rsidRPr="00F4738D">
          <w:rPr>
            <w:rFonts w:asciiTheme="majorHAnsi" w:eastAsia="Arial" w:hAnsiTheme="majorHAnsi" w:cstheme="majorHAnsi"/>
            <w:color w:val="000000"/>
            <w:sz w:val="20"/>
            <w:szCs w:val="20"/>
            <w:rPrChange w:id="57" w:author="xiaoqing pan" w:date="2026-02-01T14:17:00Z">
              <w:rPr>
                <w:rFonts w:ascii="Arial" w:eastAsia="Arial" w:hAnsi="Arial" w:cs="Arial"/>
                <w:color w:val="000000"/>
                <w:sz w:val="20"/>
                <w:szCs w:val="20"/>
              </w:rPr>
            </w:rPrChange>
          </w:rPr>
          <w:t xml:space="preserve"> </w:t>
        </w:r>
      </w:ins>
      <w:commentRangeStart w:id="58"/>
      <w:r w:rsidRPr="00F4738D">
        <w:rPr>
          <w:rFonts w:asciiTheme="majorHAnsi" w:eastAsia="Arial" w:hAnsiTheme="majorHAnsi" w:cstheme="majorHAnsi"/>
          <w:color w:val="000000"/>
          <w:sz w:val="20"/>
          <w:szCs w:val="20"/>
          <w:rPrChange w:id="59" w:author="xiaoqing pan" w:date="2026-02-01T14:17:00Z">
            <w:rPr>
              <w:rFonts w:ascii="Arial" w:eastAsia="Arial" w:hAnsi="Arial" w:cs="Arial"/>
              <w:color w:val="000000"/>
              <w:sz w:val="20"/>
              <w:szCs w:val="20"/>
            </w:rPr>
          </w:rPrChange>
        </w:rPr>
        <w:t>The project you posted focusing on comparative sex chromosomes and sex hormones contributing to cancer grab</w:t>
      </w:r>
      <w:ins w:id="60" w:author="Matthew Blango" w:date="2026-02-01T11:08:00Z">
        <w:r w:rsidR="004E178F" w:rsidRPr="00F4738D">
          <w:rPr>
            <w:rFonts w:asciiTheme="majorHAnsi" w:eastAsia="Arial" w:hAnsiTheme="majorHAnsi" w:cstheme="majorHAnsi"/>
            <w:color w:val="000000"/>
            <w:sz w:val="20"/>
            <w:szCs w:val="20"/>
            <w:rPrChange w:id="61" w:author="xiaoqing pan" w:date="2026-02-01T14:17:00Z">
              <w:rPr>
                <w:rFonts w:ascii="Arial" w:eastAsia="Arial" w:hAnsi="Arial" w:cs="Arial"/>
                <w:color w:val="000000"/>
                <w:sz w:val="20"/>
                <w:szCs w:val="20"/>
              </w:rPr>
            </w:rPrChange>
          </w:rPr>
          <w:t>s</w:t>
        </w:r>
      </w:ins>
      <w:r w:rsidRPr="00F4738D">
        <w:rPr>
          <w:rFonts w:asciiTheme="majorHAnsi" w:eastAsia="Arial" w:hAnsiTheme="majorHAnsi" w:cstheme="majorHAnsi"/>
          <w:color w:val="000000"/>
          <w:sz w:val="20"/>
          <w:szCs w:val="20"/>
          <w:rPrChange w:id="62" w:author="xiaoqing pan" w:date="2026-02-01T14:17:00Z">
            <w:rPr>
              <w:rFonts w:ascii="Arial" w:eastAsia="Arial" w:hAnsi="Arial" w:cs="Arial"/>
              <w:color w:val="000000"/>
              <w:sz w:val="20"/>
              <w:szCs w:val="20"/>
            </w:rPr>
          </w:rPrChange>
        </w:rPr>
        <w:t xml:space="preserve"> my interest. </w:t>
      </w:r>
      <w:commentRangeEnd w:id="58"/>
      <w:r w:rsidR="004E178F" w:rsidRPr="00F4738D">
        <w:rPr>
          <w:rStyle w:val="CommentReference"/>
          <w:rFonts w:asciiTheme="majorHAnsi" w:eastAsia="Arial" w:hAnsiTheme="majorHAnsi" w:cstheme="majorHAnsi"/>
          <w:color w:val="000000"/>
          <w:sz w:val="20"/>
          <w:szCs w:val="20"/>
          <w:rPrChange w:id="63" w:author="xiaoqing pan" w:date="2026-02-01T14:17:00Z">
            <w:rPr>
              <w:rStyle w:val="CommentReference"/>
              <w:rFonts w:ascii="Arial" w:eastAsia="Arial" w:hAnsi="Arial" w:cs="Arial"/>
              <w:color w:val="000000"/>
              <w:sz w:val="20"/>
              <w:szCs w:val="20"/>
            </w:rPr>
          </w:rPrChange>
        </w:rPr>
        <w:commentReference w:id="58"/>
      </w:r>
      <w:ins w:id="64" w:author="xiaoqing pan" w:date="2026-02-01T12:54:00Z">
        <w:r w:rsidR="000D1B74" w:rsidRPr="00F4738D">
          <w:rPr>
            <w:rFonts w:asciiTheme="majorHAnsi" w:eastAsia="Arial" w:hAnsiTheme="majorHAnsi" w:cstheme="majorHAnsi"/>
            <w:color w:val="000000"/>
            <w:sz w:val="20"/>
            <w:szCs w:val="20"/>
            <w:lang w:val="en-US"/>
            <w:rPrChange w:id="65" w:author="xiaoqing pan" w:date="2026-02-01T14:17:00Z">
              <w:rPr>
                <w:rFonts w:ascii="Arial" w:eastAsia="Arial" w:hAnsi="Arial" w:cs="Arial"/>
                <w:color w:val="000000"/>
                <w:sz w:val="20"/>
                <w:szCs w:val="20"/>
                <w:lang w:val="en-US"/>
              </w:rPr>
            </w:rPrChange>
          </w:rPr>
          <w:t xml:space="preserve">Because the analysis of XX and XY genotype </w:t>
        </w:r>
      </w:ins>
      <w:ins w:id="66" w:author="xiaoqing pan" w:date="2026-02-01T12:55:00Z">
        <w:r w:rsidR="000D1B74" w:rsidRPr="00F4738D">
          <w:rPr>
            <w:rFonts w:asciiTheme="majorHAnsi" w:eastAsia="Arial" w:hAnsiTheme="majorHAnsi" w:cstheme="majorHAnsi"/>
            <w:color w:val="000000"/>
            <w:sz w:val="20"/>
            <w:szCs w:val="20"/>
            <w:lang w:val="en-US"/>
            <w:rPrChange w:id="67" w:author="xiaoqing pan" w:date="2026-02-01T14:17:00Z">
              <w:rPr>
                <w:rFonts w:ascii="Arial" w:eastAsia="Arial" w:hAnsi="Arial" w:cs="Arial"/>
                <w:color w:val="000000"/>
                <w:sz w:val="20"/>
                <w:szCs w:val="20"/>
                <w:lang w:val="en-US"/>
              </w:rPr>
            </w:rPrChange>
          </w:rPr>
          <w:t xml:space="preserve">mice vs. XmO mice sounds interesting to me. </w:t>
        </w:r>
      </w:ins>
      <w:del w:id="68" w:author="xiaoqing pan" w:date="2026-02-01T12:14:00Z">
        <w:r w:rsidRPr="00F4738D" w:rsidDel="00C93265">
          <w:rPr>
            <w:rFonts w:asciiTheme="majorHAnsi" w:eastAsia="Arial" w:hAnsiTheme="majorHAnsi" w:cstheme="majorHAnsi"/>
            <w:color w:val="000000"/>
            <w:sz w:val="20"/>
            <w:szCs w:val="20"/>
            <w:rPrChange w:id="69" w:author="xiaoqing pan" w:date="2026-02-01T14:17:00Z">
              <w:rPr>
                <w:rFonts w:ascii="Arial" w:eastAsia="Arial" w:hAnsi="Arial" w:cs="Arial"/>
                <w:color w:val="000000"/>
                <w:sz w:val="20"/>
                <w:szCs w:val="20"/>
              </w:rPr>
            </w:rPrChange>
          </w:rPr>
          <w:delText>As a doctoral candidate in microbiology at</w:delText>
        </w:r>
      </w:del>
      <w:ins w:id="70" w:author="Matthew Blango" w:date="2026-02-01T11:08:00Z">
        <w:del w:id="71" w:author="xiaoqing pan" w:date="2026-02-01T12:14:00Z">
          <w:r w:rsidR="004E178F" w:rsidRPr="00F4738D" w:rsidDel="00C93265">
            <w:rPr>
              <w:rFonts w:asciiTheme="majorHAnsi" w:eastAsia="Arial" w:hAnsiTheme="majorHAnsi" w:cstheme="majorHAnsi"/>
              <w:color w:val="000000"/>
              <w:sz w:val="20"/>
              <w:szCs w:val="20"/>
              <w:rPrChange w:id="72" w:author="xiaoqing pan" w:date="2026-02-01T14:17:00Z">
                <w:rPr>
                  <w:rFonts w:ascii="Arial" w:eastAsia="Arial" w:hAnsi="Arial" w:cs="Arial"/>
                  <w:color w:val="000000"/>
                  <w:sz w:val="20"/>
                  <w:szCs w:val="20"/>
                </w:rPr>
              </w:rPrChange>
            </w:rPr>
            <w:delText xml:space="preserve"> the</w:delText>
          </w:r>
        </w:del>
      </w:ins>
      <w:del w:id="73" w:author="xiaoqing pan" w:date="2026-02-01T12:14:00Z">
        <w:r w:rsidRPr="00F4738D" w:rsidDel="00C93265">
          <w:rPr>
            <w:rFonts w:asciiTheme="majorHAnsi" w:eastAsia="Arial" w:hAnsiTheme="majorHAnsi" w:cstheme="majorHAnsi"/>
            <w:color w:val="000000"/>
            <w:sz w:val="20"/>
            <w:szCs w:val="20"/>
            <w:rPrChange w:id="74" w:author="xiaoqing pan" w:date="2026-02-01T14:17:00Z">
              <w:rPr>
                <w:rFonts w:ascii="Arial" w:eastAsia="Arial" w:hAnsi="Arial" w:cs="Arial"/>
                <w:color w:val="000000"/>
                <w:sz w:val="20"/>
                <w:szCs w:val="20"/>
              </w:rPr>
            </w:rPrChange>
          </w:rPr>
          <w:delText xml:space="preserve"> Hans-Knöll-Institute in Jena, Germany (thesis submitted in 01.2026), my research mainly focused on double-stranded RNA (dsRNA) metabolism in infectious diseases.</w:delText>
        </w:r>
      </w:del>
    </w:p>
    <w:p w14:paraId="07BF2E2C" w14:textId="6790A35A" w:rsidR="00505001" w:rsidRPr="00F4738D" w:rsidRDefault="00000000">
      <w:pPr>
        <w:widowControl/>
        <w:spacing w:before="200" w:line="276" w:lineRule="auto"/>
        <w:ind w:right="0"/>
        <w:jc w:val="both"/>
        <w:rPr>
          <w:rFonts w:asciiTheme="majorHAnsi" w:eastAsia="Arial" w:hAnsiTheme="majorHAnsi" w:cstheme="majorHAnsi"/>
          <w:color w:val="000000"/>
          <w:sz w:val="20"/>
          <w:szCs w:val="20"/>
          <w:rPrChange w:id="75"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76" w:author="xiaoqing pan" w:date="2026-02-01T14:17:00Z">
            <w:rPr>
              <w:rFonts w:ascii="Arial" w:eastAsia="Arial" w:hAnsi="Arial" w:cs="Arial"/>
              <w:color w:val="000000"/>
              <w:sz w:val="20"/>
              <w:szCs w:val="20"/>
            </w:rPr>
          </w:rPrChange>
        </w:rPr>
        <w:t xml:space="preserve">My </w:t>
      </w:r>
      <w:del w:id="77" w:author="xiaoqing pan" w:date="2026-02-01T14:32:00Z">
        <w:r w:rsidRPr="00F4738D" w:rsidDel="00DF5F79">
          <w:rPr>
            <w:rFonts w:asciiTheme="majorHAnsi" w:eastAsia="Arial" w:hAnsiTheme="majorHAnsi" w:cstheme="majorHAnsi"/>
            <w:color w:val="000000"/>
            <w:sz w:val="20"/>
            <w:szCs w:val="20"/>
            <w:rPrChange w:id="78" w:author="xiaoqing pan" w:date="2026-02-01T14:17:00Z">
              <w:rPr>
                <w:rFonts w:ascii="Arial" w:eastAsia="Arial" w:hAnsi="Arial" w:cs="Arial"/>
                <w:color w:val="000000"/>
                <w:sz w:val="20"/>
                <w:szCs w:val="20"/>
              </w:rPr>
            </w:rPrChange>
          </w:rPr>
          <w:delText xml:space="preserve">research </w:delText>
        </w:r>
      </w:del>
      <w:ins w:id="79" w:author="xiaoqing pan" w:date="2026-02-01T14:32:00Z">
        <w:r w:rsidR="00DF5F79">
          <w:rPr>
            <w:rFonts w:asciiTheme="majorHAnsi" w:eastAsia="Arial" w:hAnsiTheme="majorHAnsi" w:cstheme="majorHAnsi"/>
            <w:color w:val="000000"/>
            <w:sz w:val="20"/>
            <w:szCs w:val="20"/>
          </w:rPr>
          <w:t>PhD wor</w:t>
        </w:r>
      </w:ins>
      <w:ins w:id="80" w:author="xiaoqing pan" w:date="2026-02-01T14:33:00Z">
        <w:r w:rsidR="00DF5F79">
          <w:rPr>
            <w:rFonts w:asciiTheme="majorHAnsi" w:eastAsia="Arial" w:hAnsiTheme="majorHAnsi" w:cstheme="majorHAnsi"/>
            <w:color w:val="000000"/>
            <w:sz w:val="20"/>
            <w:szCs w:val="20"/>
          </w:rPr>
          <w:t>k</w:t>
        </w:r>
      </w:ins>
      <w:ins w:id="81" w:author="xiaoqing pan" w:date="2026-02-01T14:32:00Z">
        <w:r w:rsidR="00DF5F79" w:rsidRPr="00F4738D">
          <w:rPr>
            <w:rFonts w:asciiTheme="majorHAnsi" w:eastAsia="Arial" w:hAnsiTheme="majorHAnsi" w:cstheme="majorHAnsi"/>
            <w:color w:val="000000"/>
            <w:sz w:val="20"/>
            <w:szCs w:val="20"/>
            <w:rPrChange w:id="82" w:author="xiaoqing pan" w:date="2026-02-01T14:17:00Z">
              <w:rPr>
                <w:rFonts w:ascii="Arial" w:eastAsia="Arial" w:hAnsi="Arial" w:cs="Arial"/>
                <w:color w:val="000000"/>
                <w:sz w:val="20"/>
                <w:szCs w:val="20"/>
              </w:rPr>
            </w:rPrChange>
          </w:rPr>
          <w:t xml:space="preserve"> </w:t>
        </w:r>
      </w:ins>
      <w:commentRangeStart w:id="83"/>
      <w:del w:id="84" w:author="xiaoqing pan" w:date="2026-02-01T12:56:00Z">
        <w:r w:rsidRPr="00F4738D" w:rsidDel="000D1B74">
          <w:rPr>
            <w:rFonts w:asciiTheme="majorHAnsi" w:eastAsia="Arial" w:hAnsiTheme="majorHAnsi" w:cstheme="majorHAnsi"/>
            <w:color w:val="000000"/>
            <w:sz w:val="20"/>
            <w:szCs w:val="20"/>
            <w:rPrChange w:id="85" w:author="xiaoqing pan" w:date="2026-02-01T14:17:00Z">
              <w:rPr>
                <w:rFonts w:ascii="Arial" w:eastAsia="Arial" w:hAnsi="Arial" w:cs="Arial"/>
                <w:color w:val="000000"/>
                <w:sz w:val="20"/>
                <w:szCs w:val="20"/>
              </w:rPr>
            </w:rPrChange>
          </w:rPr>
          <w:delText xml:space="preserve">mainly focused </w:delText>
        </w:r>
        <w:commentRangeEnd w:id="83"/>
        <w:r w:rsidR="004E178F" w:rsidRPr="00F4738D" w:rsidDel="000D1B74">
          <w:rPr>
            <w:rStyle w:val="CommentReference"/>
            <w:rFonts w:asciiTheme="majorHAnsi" w:eastAsia="Arial" w:hAnsiTheme="majorHAnsi" w:cstheme="majorHAnsi"/>
            <w:color w:val="000000"/>
            <w:sz w:val="20"/>
            <w:szCs w:val="20"/>
            <w:rPrChange w:id="86" w:author="xiaoqing pan" w:date="2026-02-01T14:17:00Z">
              <w:rPr>
                <w:rStyle w:val="CommentReference"/>
                <w:rFonts w:ascii="Arial" w:eastAsia="Arial" w:hAnsi="Arial" w:cs="Arial"/>
                <w:color w:val="000000"/>
                <w:sz w:val="20"/>
                <w:szCs w:val="20"/>
              </w:rPr>
            </w:rPrChange>
          </w:rPr>
          <w:commentReference w:id="83"/>
        </w:r>
        <w:r w:rsidRPr="00F4738D" w:rsidDel="000D1B74">
          <w:rPr>
            <w:rFonts w:asciiTheme="majorHAnsi" w:eastAsia="Arial" w:hAnsiTheme="majorHAnsi" w:cstheme="majorHAnsi"/>
            <w:color w:val="000000"/>
            <w:sz w:val="20"/>
            <w:szCs w:val="20"/>
            <w:rPrChange w:id="87" w:author="xiaoqing pan" w:date="2026-02-01T14:17:00Z">
              <w:rPr>
                <w:rFonts w:ascii="Arial" w:eastAsia="Arial" w:hAnsi="Arial" w:cs="Arial"/>
                <w:color w:val="000000"/>
                <w:sz w:val="20"/>
                <w:szCs w:val="20"/>
              </w:rPr>
            </w:rPrChange>
          </w:rPr>
          <w:delText>on</w:delText>
        </w:r>
      </w:del>
      <w:ins w:id="88" w:author="xiaoqing pan" w:date="2026-02-01T12:56:00Z">
        <w:r w:rsidR="000D1B74" w:rsidRPr="00F4738D">
          <w:rPr>
            <w:rFonts w:asciiTheme="majorHAnsi" w:eastAsia="Arial" w:hAnsiTheme="majorHAnsi" w:cstheme="majorHAnsi"/>
            <w:color w:val="000000"/>
            <w:sz w:val="20"/>
            <w:szCs w:val="20"/>
            <w:rPrChange w:id="89" w:author="xiaoqing pan" w:date="2026-02-01T14:17:00Z">
              <w:rPr>
                <w:rFonts w:ascii="Arial" w:eastAsia="Arial" w:hAnsi="Arial" w:cs="Arial"/>
                <w:color w:val="000000"/>
                <w:sz w:val="20"/>
                <w:szCs w:val="20"/>
              </w:rPr>
            </w:rPrChange>
          </w:rPr>
          <w:t>was about</w:t>
        </w:r>
      </w:ins>
      <w:r w:rsidRPr="00F4738D">
        <w:rPr>
          <w:rFonts w:asciiTheme="majorHAnsi" w:eastAsia="Arial" w:hAnsiTheme="majorHAnsi" w:cstheme="majorHAnsi"/>
          <w:color w:val="000000"/>
          <w:sz w:val="20"/>
          <w:szCs w:val="20"/>
          <w:rPrChange w:id="90" w:author="xiaoqing pan" w:date="2026-02-01T14:17:00Z">
            <w:rPr>
              <w:rFonts w:ascii="Arial" w:eastAsia="Arial" w:hAnsi="Arial" w:cs="Arial"/>
              <w:color w:val="000000"/>
              <w:sz w:val="20"/>
              <w:szCs w:val="20"/>
            </w:rPr>
          </w:rPrChange>
        </w:rPr>
        <w:t xml:space="preserve"> host-fungal interactions, specializing</w:t>
      </w:r>
      <w:ins w:id="91" w:author="Matthew Blango" w:date="2026-02-01T11:24:00Z">
        <w:r w:rsidR="00A81DB5" w:rsidRPr="00F4738D">
          <w:rPr>
            <w:rFonts w:asciiTheme="majorHAnsi" w:eastAsia="Arial" w:hAnsiTheme="majorHAnsi" w:cstheme="majorHAnsi"/>
            <w:color w:val="000000"/>
            <w:sz w:val="20"/>
            <w:szCs w:val="20"/>
            <w:rPrChange w:id="92" w:author="xiaoqing pan" w:date="2026-02-01T14:17:00Z">
              <w:rPr>
                <w:rFonts w:ascii="Arial" w:eastAsia="Arial" w:hAnsi="Arial" w:cs="Arial"/>
                <w:color w:val="000000"/>
                <w:sz w:val="20"/>
                <w:szCs w:val="20"/>
              </w:rPr>
            </w:rPrChange>
          </w:rPr>
          <w:t xml:space="preserve"> in</w:t>
        </w:r>
      </w:ins>
      <w:r w:rsidRPr="00F4738D">
        <w:rPr>
          <w:rFonts w:asciiTheme="majorHAnsi" w:eastAsia="Arial" w:hAnsiTheme="majorHAnsi" w:cstheme="majorHAnsi"/>
          <w:color w:val="000000"/>
          <w:sz w:val="20"/>
          <w:szCs w:val="20"/>
          <w:rPrChange w:id="93" w:author="xiaoqing pan" w:date="2026-02-01T14:17:00Z">
            <w:rPr>
              <w:rFonts w:ascii="Arial" w:eastAsia="Arial" w:hAnsi="Arial" w:cs="Arial"/>
              <w:color w:val="000000"/>
              <w:sz w:val="20"/>
              <w:szCs w:val="20"/>
            </w:rPr>
          </w:rPrChange>
        </w:rPr>
        <w:t xml:space="preserve"> how human immune cells (PBMCs) respond</w:t>
      </w:r>
      <w:ins w:id="94" w:author="xiaoqing pan" w:date="2026-02-01T12:57:00Z">
        <w:r w:rsidR="000D1B74" w:rsidRPr="00F4738D">
          <w:rPr>
            <w:rFonts w:asciiTheme="majorHAnsi" w:eastAsia="Arial" w:hAnsiTheme="majorHAnsi" w:cstheme="majorHAnsi"/>
            <w:color w:val="000000"/>
            <w:sz w:val="20"/>
            <w:szCs w:val="20"/>
            <w:rPrChange w:id="95" w:author="xiaoqing pan" w:date="2026-02-01T14:17:00Z">
              <w:rPr>
                <w:rFonts w:ascii="Arial" w:eastAsia="Arial" w:hAnsi="Arial" w:cs="Arial"/>
                <w:color w:val="000000"/>
                <w:sz w:val="20"/>
                <w:szCs w:val="20"/>
              </w:rPr>
            </w:rPrChange>
          </w:rPr>
          <w:t>ing</w:t>
        </w:r>
      </w:ins>
      <w:del w:id="96" w:author="Matthew Blango" w:date="2026-02-01T11:24:00Z">
        <w:r w:rsidRPr="00F4738D" w:rsidDel="00A81DB5">
          <w:rPr>
            <w:rFonts w:asciiTheme="majorHAnsi" w:eastAsia="Arial" w:hAnsiTheme="majorHAnsi" w:cstheme="majorHAnsi"/>
            <w:color w:val="000000"/>
            <w:sz w:val="20"/>
            <w:szCs w:val="20"/>
            <w:rPrChange w:id="97" w:author="xiaoqing pan" w:date="2026-02-01T14:17:00Z">
              <w:rPr>
                <w:rFonts w:ascii="Arial" w:eastAsia="Arial" w:hAnsi="Arial" w:cs="Arial"/>
                <w:color w:val="000000"/>
                <w:sz w:val="20"/>
                <w:szCs w:val="20"/>
              </w:rPr>
            </w:rPrChange>
          </w:rPr>
          <w:delText>ing</w:delText>
        </w:r>
      </w:del>
      <w:r w:rsidRPr="00F4738D">
        <w:rPr>
          <w:rFonts w:asciiTheme="majorHAnsi" w:eastAsia="Arial" w:hAnsiTheme="majorHAnsi" w:cstheme="majorHAnsi"/>
          <w:color w:val="000000"/>
          <w:sz w:val="20"/>
          <w:szCs w:val="20"/>
          <w:rPrChange w:id="98" w:author="xiaoqing pan" w:date="2026-02-01T14:17:00Z">
            <w:rPr>
              <w:rFonts w:ascii="Arial" w:eastAsia="Arial" w:hAnsi="Arial" w:cs="Arial"/>
              <w:color w:val="000000"/>
              <w:sz w:val="20"/>
              <w:szCs w:val="20"/>
            </w:rPr>
          </w:rPrChange>
        </w:rPr>
        <w:t xml:space="preserve"> to inflammatory triggers</w:t>
      </w:r>
      <w:del w:id="99" w:author="Matthew Blango" w:date="2026-02-01T11:24:00Z">
        <w:r w:rsidRPr="00F4738D" w:rsidDel="00A81DB5">
          <w:rPr>
            <w:rFonts w:asciiTheme="majorHAnsi" w:eastAsia="Arial" w:hAnsiTheme="majorHAnsi" w:cstheme="majorHAnsi"/>
            <w:color w:val="000000"/>
            <w:sz w:val="20"/>
            <w:szCs w:val="20"/>
            <w:rPrChange w:id="100" w:author="xiaoqing pan" w:date="2026-02-01T14:17:00Z">
              <w:rPr>
                <w:rFonts w:ascii="Arial" w:eastAsia="Arial" w:hAnsi="Arial" w:cs="Arial"/>
                <w:color w:val="000000"/>
                <w:sz w:val="20"/>
                <w:szCs w:val="20"/>
              </w:rPr>
            </w:rPrChange>
          </w:rPr>
          <w:delText>, where I mainly contributed to bioinformatic analysis</w:delText>
        </w:r>
      </w:del>
      <w:r w:rsidRPr="00F4738D">
        <w:rPr>
          <w:rFonts w:asciiTheme="majorHAnsi" w:eastAsia="Arial" w:hAnsiTheme="majorHAnsi" w:cstheme="majorHAnsi"/>
          <w:color w:val="000000"/>
          <w:sz w:val="20"/>
          <w:szCs w:val="20"/>
          <w:rPrChange w:id="101" w:author="xiaoqing pan" w:date="2026-02-01T14:17:00Z">
            <w:rPr>
              <w:rFonts w:ascii="Arial" w:eastAsia="Arial" w:hAnsi="Arial" w:cs="Arial"/>
              <w:color w:val="000000"/>
              <w:sz w:val="20"/>
              <w:szCs w:val="20"/>
            </w:rPr>
          </w:rPrChange>
        </w:rPr>
        <w:t xml:space="preserve">. With a focus on A-to-I RNA editing and RNA splicing analysis, I </w:t>
      </w:r>
      <w:del w:id="102" w:author="Matthew Blango" w:date="2026-02-01T11:24:00Z">
        <w:r w:rsidRPr="00F4738D" w:rsidDel="00A81DB5">
          <w:rPr>
            <w:rFonts w:asciiTheme="majorHAnsi" w:eastAsia="Arial" w:hAnsiTheme="majorHAnsi" w:cstheme="majorHAnsi"/>
            <w:color w:val="000000"/>
            <w:sz w:val="20"/>
            <w:szCs w:val="20"/>
            <w:rPrChange w:id="103" w:author="xiaoqing pan" w:date="2026-02-01T14:17:00Z">
              <w:rPr>
                <w:rFonts w:ascii="Arial" w:eastAsia="Arial" w:hAnsi="Arial" w:cs="Arial"/>
                <w:color w:val="000000"/>
                <w:sz w:val="20"/>
                <w:szCs w:val="20"/>
              </w:rPr>
            </w:rPrChange>
          </w:rPr>
          <w:delText>learnt about</w:delText>
        </w:r>
      </w:del>
      <w:ins w:id="104" w:author="Matthew Blango" w:date="2026-02-01T11:24:00Z">
        <w:r w:rsidR="00A81DB5" w:rsidRPr="00F4738D">
          <w:rPr>
            <w:rFonts w:asciiTheme="majorHAnsi" w:eastAsia="Arial" w:hAnsiTheme="majorHAnsi" w:cstheme="majorHAnsi"/>
            <w:color w:val="000000"/>
            <w:sz w:val="20"/>
            <w:szCs w:val="20"/>
            <w:rPrChange w:id="105" w:author="xiaoqing pan" w:date="2026-02-01T14:17:00Z">
              <w:rPr>
                <w:rFonts w:ascii="Arial" w:eastAsia="Arial" w:hAnsi="Arial" w:cs="Arial"/>
                <w:color w:val="000000"/>
                <w:sz w:val="20"/>
                <w:szCs w:val="20"/>
              </w:rPr>
            </w:rPrChange>
          </w:rPr>
          <w:t>investigated</w:t>
        </w:r>
      </w:ins>
      <w:r w:rsidRPr="00F4738D">
        <w:rPr>
          <w:rFonts w:asciiTheme="majorHAnsi" w:eastAsia="Arial" w:hAnsiTheme="majorHAnsi" w:cstheme="majorHAnsi"/>
          <w:color w:val="000000"/>
          <w:sz w:val="20"/>
          <w:szCs w:val="20"/>
          <w:rPrChange w:id="106" w:author="xiaoqing pan" w:date="2026-02-01T14:17:00Z">
            <w:rPr>
              <w:rFonts w:ascii="Arial" w:eastAsia="Arial" w:hAnsi="Arial" w:cs="Arial"/>
              <w:color w:val="000000"/>
              <w:sz w:val="20"/>
              <w:szCs w:val="20"/>
            </w:rPr>
          </w:rPrChange>
        </w:rPr>
        <w:t xml:space="preserve"> dsRNA</w:t>
      </w:r>
      <w:ins w:id="107" w:author="Matthew Blango" w:date="2026-02-01T11:24:00Z">
        <w:r w:rsidR="00A81DB5" w:rsidRPr="00F4738D">
          <w:rPr>
            <w:rFonts w:asciiTheme="majorHAnsi" w:eastAsia="Arial" w:hAnsiTheme="majorHAnsi" w:cstheme="majorHAnsi"/>
            <w:color w:val="000000"/>
            <w:sz w:val="20"/>
            <w:szCs w:val="20"/>
            <w:rPrChange w:id="108" w:author="xiaoqing pan" w:date="2026-02-01T14:17:00Z">
              <w:rPr>
                <w:rFonts w:ascii="Arial" w:eastAsia="Arial" w:hAnsi="Arial" w:cs="Arial"/>
                <w:color w:val="000000"/>
                <w:sz w:val="20"/>
                <w:szCs w:val="20"/>
              </w:rPr>
            </w:rPrChange>
          </w:rPr>
          <w:t xml:space="preserve"> metabolism as it relates to</w:t>
        </w:r>
      </w:ins>
      <w:ins w:id="109" w:author="Matthew Blango" w:date="2026-02-01T11:25:00Z">
        <w:r w:rsidR="00A81DB5" w:rsidRPr="00F4738D">
          <w:rPr>
            <w:rFonts w:asciiTheme="majorHAnsi" w:eastAsia="Arial" w:hAnsiTheme="majorHAnsi" w:cstheme="majorHAnsi"/>
            <w:color w:val="000000"/>
            <w:sz w:val="20"/>
            <w:szCs w:val="20"/>
            <w:rPrChange w:id="110" w:author="xiaoqing pan" w:date="2026-02-01T14:17:00Z">
              <w:rPr>
                <w:rFonts w:ascii="Arial" w:eastAsia="Arial" w:hAnsi="Arial" w:cs="Arial"/>
                <w:color w:val="000000"/>
                <w:sz w:val="20"/>
                <w:szCs w:val="20"/>
              </w:rPr>
            </w:rPrChange>
          </w:rPr>
          <w:t xml:space="preserve"> the</w:t>
        </w:r>
      </w:ins>
      <w:ins w:id="111" w:author="Matthew Blango" w:date="2026-02-01T11:24:00Z">
        <w:r w:rsidR="00A81DB5" w:rsidRPr="00F4738D">
          <w:rPr>
            <w:rFonts w:asciiTheme="majorHAnsi" w:eastAsia="Arial" w:hAnsiTheme="majorHAnsi" w:cstheme="majorHAnsi"/>
            <w:color w:val="000000"/>
            <w:sz w:val="20"/>
            <w:szCs w:val="20"/>
            <w:rPrChange w:id="112" w:author="xiaoqing pan" w:date="2026-02-01T14:17:00Z">
              <w:rPr>
                <w:rFonts w:ascii="Arial" w:eastAsia="Arial" w:hAnsi="Arial" w:cs="Arial"/>
                <w:color w:val="000000"/>
                <w:sz w:val="20"/>
                <w:szCs w:val="20"/>
              </w:rPr>
            </w:rPrChange>
          </w:rPr>
          <w:t xml:space="preserve"> </w:t>
        </w:r>
      </w:ins>
      <w:del w:id="113" w:author="Matthew Blango" w:date="2026-02-01T11:24:00Z">
        <w:r w:rsidRPr="00F4738D" w:rsidDel="00A81DB5">
          <w:rPr>
            <w:rFonts w:asciiTheme="majorHAnsi" w:eastAsia="Arial" w:hAnsiTheme="majorHAnsi" w:cstheme="majorHAnsi"/>
            <w:color w:val="000000"/>
            <w:sz w:val="20"/>
            <w:szCs w:val="20"/>
            <w:rPrChange w:id="114" w:author="xiaoqing pan" w:date="2026-02-01T14:17:00Z">
              <w:rPr>
                <w:rFonts w:ascii="Arial" w:eastAsia="Arial" w:hAnsi="Arial" w:cs="Arial"/>
                <w:color w:val="000000"/>
                <w:sz w:val="20"/>
                <w:szCs w:val="20"/>
              </w:rPr>
            </w:rPrChange>
          </w:rPr>
          <w:delText xml:space="preserve"> forming</w:delText>
        </w:r>
      </w:del>
      <w:del w:id="115" w:author="Matthew Blango" w:date="2026-02-01T11:25:00Z">
        <w:r w:rsidRPr="00F4738D" w:rsidDel="00A81DB5">
          <w:rPr>
            <w:rFonts w:asciiTheme="majorHAnsi" w:eastAsia="Arial" w:hAnsiTheme="majorHAnsi" w:cstheme="majorHAnsi"/>
            <w:color w:val="000000"/>
            <w:sz w:val="20"/>
            <w:szCs w:val="20"/>
            <w:rPrChange w:id="116" w:author="xiaoqing pan" w:date="2026-02-01T14:17:00Z">
              <w:rPr>
                <w:rFonts w:ascii="Arial" w:eastAsia="Arial" w:hAnsi="Arial" w:cs="Arial"/>
                <w:color w:val="000000"/>
                <w:sz w:val="20"/>
                <w:szCs w:val="20"/>
              </w:rPr>
            </w:rPrChange>
          </w:rPr>
          <w:delText xml:space="preserve"> influencing </w:delText>
        </w:r>
      </w:del>
      <w:r w:rsidRPr="00F4738D">
        <w:rPr>
          <w:rFonts w:asciiTheme="majorHAnsi" w:eastAsia="Arial" w:hAnsiTheme="majorHAnsi" w:cstheme="majorHAnsi"/>
          <w:color w:val="000000"/>
          <w:sz w:val="20"/>
          <w:szCs w:val="20"/>
          <w:rPrChange w:id="117" w:author="xiaoqing pan" w:date="2026-02-01T14:17:00Z">
            <w:rPr>
              <w:rFonts w:ascii="Arial" w:eastAsia="Arial" w:hAnsi="Arial" w:cs="Arial"/>
              <w:color w:val="000000"/>
              <w:sz w:val="20"/>
              <w:szCs w:val="20"/>
            </w:rPr>
          </w:rPrChange>
        </w:rPr>
        <w:t>human immune response. W</w:t>
      </w:r>
      <w:ins w:id="118" w:author="Matthew Blango" w:date="2026-02-01T11:25:00Z">
        <w:r w:rsidR="00A81DB5" w:rsidRPr="00F4738D">
          <w:rPr>
            <w:rFonts w:asciiTheme="majorHAnsi" w:eastAsia="Arial" w:hAnsiTheme="majorHAnsi" w:cstheme="majorHAnsi"/>
            <w:color w:val="000000"/>
            <w:sz w:val="20"/>
            <w:szCs w:val="20"/>
            <w:rPrChange w:id="119" w:author="xiaoqing pan" w:date="2026-02-01T14:17:00Z">
              <w:rPr>
                <w:rFonts w:ascii="Arial" w:eastAsia="Arial" w:hAnsi="Arial" w:cs="Arial"/>
                <w:color w:val="000000"/>
                <w:sz w:val="20"/>
                <w:szCs w:val="20"/>
              </w:rPr>
            </w:rPrChange>
          </w:rPr>
          <w:t>e are currently working o</w:t>
        </w:r>
      </w:ins>
      <w:ins w:id="120" w:author="Matthew Blango" w:date="2026-02-01T11:26:00Z">
        <w:r w:rsidR="00A81DB5" w:rsidRPr="00F4738D">
          <w:rPr>
            <w:rFonts w:asciiTheme="majorHAnsi" w:eastAsia="Arial" w:hAnsiTheme="majorHAnsi" w:cstheme="majorHAnsi"/>
            <w:color w:val="000000"/>
            <w:sz w:val="20"/>
            <w:szCs w:val="20"/>
            <w:rPrChange w:id="121" w:author="xiaoqing pan" w:date="2026-02-01T14:17:00Z">
              <w:rPr>
                <w:rFonts w:ascii="Arial" w:eastAsia="Arial" w:hAnsi="Arial" w:cs="Arial"/>
                <w:color w:val="000000"/>
                <w:sz w:val="20"/>
                <w:szCs w:val="20"/>
              </w:rPr>
            </w:rPrChange>
          </w:rPr>
          <w:t>n a draft of this story, and</w:t>
        </w:r>
      </w:ins>
      <w:del w:id="122" w:author="Matthew Blango" w:date="2026-02-01T11:25:00Z">
        <w:r w:rsidRPr="00F4738D" w:rsidDel="00A81DB5">
          <w:rPr>
            <w:rFonts w:asciiTheme="majorHAnsi" w:eastAsia="Arial" w:hAnsiTheme="majorHAnsi" w:cstheme="majorHAnsi"/>
            <w:color w:val="000000"/>
            <w:sz w:val="20"/>
            <w:szCs w:val="20"/>
            <w:rPrChange w:id="123" w:author="xiaoqing pan" w:date="2026-02-01T14:17:00Z">
              <w:rPr>
                <w:rFonts w:ascii="Arial" w:eastAsia="Arial" w:hAnsi="Arial" w:cs="Arial"/>
                <w:color w:val="000000"/>
                <w:sz w:val="20"/>
                <w:szCs w:val="20"/>
              </w:rPr>
            </w:rPrChange>
          </w:rPr>
          <w:delText>ith this project</w:delText>
        </w:r>
      </w:del>
      <w:r w:rsidRPr="00F4738D">
        <w:rPr>
          <w:rFonts w:asciiTheme="majorHAnsi" w:eastAsia="Arial" w:hAnsiTheme="majorHAnsi" w:cstheme="majorHAnsi"/>
          <w:color w:val="000000"/>
          <w:sz w:val="20"/>
          <w:szCs w:val="20"/>
          <w:rPrChange w:id="124" w:author="xiaoqing pan" w:date="2026-02-01T14:17:00Z">
            <w:rPr>
              <w:rFonts w:ascii="Arial" w:eastAsia="Arial" w:hAnsi="Arial" w:cs="Arial"/>
              <w:color w:val="000000"/>
              <w:sz w:val="20"/>
              <w:szCs w:val="20"/>
            </w:rPr>
          </w:rPrChange>
        </w:rPr>
        <w:t xml:space="preserve">, I </w:t>
      </w:r>
      <w:del w:id="125" w:author="Matthew Blango" w:date="2026-02-01T11:25:00Z">
        <w:r w:rsidRPr="00F4738D" w:rsidDel="00A81DB5">
          <w:rPr>
            <w:rFonts w:asciiTheme="majorHAnsi" w:eastAsia="Arial" w:hAnsiTheme="majorHAnsi" w:cstheme="majorHAnsi"/>
            <w:color w:val="000000"/>
            <w:sz w:val="20"/>
            <w:szCs w:val="20"/>
            <w:rPrChange w:id="126" w:author="xiaoqing pan" w:date="2026-02-01T14:17:00Z">
              <w:rPr>
                <w:rFonts w:ascii="Arial" w:eastAsia="Arial" w:hAnsi="Arial" w:cs="Arial"/>
                <w:color w:val="000000"/>
                <w:sz w:val="20"/>
                <w:szCs w:val="20"/>
              </w:rPr>
            </w:rPrChange>
          </w:rPr>
          <w:delText xml:space="preserve">have </w:delText>
        </w:r>
      </w:del>
      <w:r w:rsidRPr="00F4738D">
        <w:rPr>
          <w:rFonts w:asciiTheme="majorHAnsi" w:eastAsia="Arial" w:hAnsiTheme="majorHAnsi" w:cstheme="majorHAnsi"/>
          <w:color w:val="000000"/>
          <w:sz w:val="20"/>
          <w:szCs w:val="20"/>
          <w:rPrChange w:id="127" w:author="xiaoqing pan" w:date="2026-02-01T14:17:00Z">
            <w:rPr>
              <w:rFonts w:ascii="Arial" w:eastAsia="Arial" w:hAnsi="Arial" w:cs="Arial"/>
              <w:color w:val="000000"/>
              <w:sz w:val="20"/>
              <w:szCs w:val="20"/>
            </w:rPr>
          </w:rPrChange>
        </w:rPr>
        <w:t xml:space="preserve">successfully published a first-author review in </w:t>
      </w:r>
      <w:r w:rsidRPr="00F4738D">
        <w:rPr>
          <w:rFonts w:asciiTheme="majorHAnsi" w:eastAsia="Arial" w:hAnsiTheme="majorHAnsi" w:cstheme="majorHAnsi"/>
          <w:i/>
          <w:iCs/>
          <w:color w:val="000000"/>
          <w:sz w:val="20"/>
          <w:szCs w:val="20"/>
          <w:rPrChange w:id="128" w:author="xiaoqing pan" w:date="2026-02-01T14:17:00Z">
            <w:rPr>
              <w:rFonts w:ascii="Arial" w:eastAsia="Arial" w:hAnsi="Arial" w:cs="Arial"/>
              <w:i/>
              <w:iCs/>
              <w:color w:val="000000"/>
              <w:sz w:val="20"/>
              <w:szCs w:val="20"/>
            </w:rPr>
          </w:rPrChange>
        </w:rPr>
        <w:t xml:space="preserve">ACS Infectious Diseases. </w:t>
      </w:r>
      <w:del w:id="129" w:author="Matthew Blango" w:date="2026-02-01T11:26:00Z">
        <w:r w:rsidRPr="00F4738D" w:rsidDel="00A81DB5">
          <w:rPr>
            <w:rFonts w:asciiTheme="majorHAnsi" w:eastAsia="Arial" w:hAnsiTheme="majorHAnsi" w:cstheme="majorHAnsi"/>
            <w:color w:val="000000"/>
            <w:sz w:val="20"/>
            <w:szCs w:val="20"/>
            <w:rPrChange w:id="130" w:author="xiaoqing pan" w:date="2026-02-01T14:17:00Z">
              <w:rPr>
                <w:rFonts w:ascii="Arial" w:eastAsia="Arial" w:hAnsi="Arial" w:cs="Arial"/>
                <w:color w:val="000000"/>
                <w:sz w:val="20"/>
                <w:szCs w:val="20"/>
              </w:rPr>
            </w:rPrChange>
          </w:rPr>
          <w:delText xml:space="preserve">Moreover, </w:delText>
        </w:r>
      </w:del>
      <w:r w:rsidRPr="00F4738D">
        <w:rPr>
          <w:rFonts w:asciiTheme="majorHAnsi" w:eastAsia="Arial" w:hAnsiTheme="majorHAnsi" w:cstheme="majorHAnsi"/>
          <w:color w:val="000000"/>
          <w:sz w:val="20"/>
          <w:szCs w:val="20"/>
          <w:rPrChange w:id="131" w:author="xiaoqing pan" w:date="2026-02-01T14:17:00Z">
            <w:rPr>
              <w:rFonts w:ascii="Arial" w:eastAsia="Arial" w:hAnsi="Arial" w:cs="Arial"/>
              <w:color w:val="000000"/>
              <w:sz w:val="20"/>
              <w:szCs w:val="20"/>
            </w:rPr>
          </w:rPrChange>
        </w:rPr>
        <w:t xml:space="preserve">I was also studying the RNA interference (RNAi) pathway in the human pathogen </w:t>
      </w:r>
      <w:r w:rsidRPr="00F4738D">
        <w:rPr>
          <w:rFonts w:asciiTheme="majorHAnsi" w:eastAsia="Arial" w:hAnsiTheme="majorHAnsi" w:cstheme="majorHAnsi"/>
          <w:i/>
          <w:iCs/>
          <w:color w:val="000000"/>
          <w:sz w:val="20"/>
          <w:szCs w:val="20"/>
          <w:rPrChange w:id="132" w:author="xiaoqing pan" w:date="2026-02-01T14:17:00Z">
            <w:rPr>
              <w:rFonts w:ascii="Arial" w:eastAsia="Arial" w:hAnsi="Arial" w:cs="Arial"/>
              <w:i/>
              <w:iCs/>
              <w:color w:val="000000"/>
              <w:sz w:val="20"/>
              <w:szCs w:val="20"/>
            </w:rPr>
          </w:rPrChange>
        </w:rPr>
        <w:t>Aspergillus fumigatus</w:t>
      </w:r>
      <w:r w:rsidRPr="00F4738D">
        <w:rPr>
          <w:rFonts w:asciiTheme="majorHAnsi" w:eastAsia="Arial" w:hAnsiTheme="majorHAnsi" w:cstheme="majorHAnsi"/>
          <w:color w:val="000000"/>
          <w:sz w:val="20"/>
          <w:szCs w:val="20"/>
          <w:rPrChange w:id="133" w:author="xiaoqing pan" w:date="2026-02-01T14:17:00Z">
            <w:rPr>
              <w:rFonts w:ascii="Arial" w:eastAsia="Arial" w:hAnsi="Arial" w:cs="Arial"/>
              <w:color w:val="000000"/>
              <w:sz w:val="20"/>
              <w:szCs w:val="20"/>
            </w:rPr>
          </w:rPrChange>
        </w:rPr>
        <w:t xml:space="preserve">. By investigating </w:t>
      </w:r>
      <w:ins w:id="134" w:author="Matthew Blango" w:date="2026-02-01T11:26:00Z">
        <w:r w:rsidR="00A81DB5" w:rsidRPr="00F4738D">
          <w:rPr>
            <w:rFonts w:asciiTheme="majorHAnsi" w:eastAsia="Arial" w:hAnsiTheme="majorHAnsi" w:cstheme="majorHAnsi"/>
            <w:color w:val="000000"/>
            <w:sz w:val="20"/>
            <w:szCs w:val="20"/>
            <w:rPrChange w:id="135" w:author="xiaoqing pan" w:date="2026-02-01T14:17:00Z">
              <w:rPr>
                <w:rFonts w:ascii="Arial" w:eastAsia="Arial" w:hAnsi="Arial" w:cs="Arial"/>
                <w:color w:val="000000"/>
                <w:sz w:val="20"/>
                <w:szCs w:val="20"/>
              </w:rPr>
            </w:rPrChange>
          </w:rPr>
          <w:t xml:space="preserve">the </w:t>
        </w:r>
      </w:ins>
      <w:r w:rsidRPr="00F4738D">
        <w:rPr>
          <w:rFonts w:asciiTheme="majorHAnsi" w:eastAsia="Arial" w:hAnsiTheme="majorHAnsi" w:cstheme="majorHAnsi"/>
          <w:color w:val="000000"/>
          <w:sz w:val="20"/>
          <w:szCs w:val="20"/>
          <w:rPrChange w:id="136" w:author="xiaoqing pan" w:date="2026-02-01T14:17:00Z">
            <w:rPr>
              <w:rFonts w:ascii="Arial" w:eastAsia="Arial" w:hAnsi="Arial" w:cs="Arial"/>
              <w:color w:val="000000"/>
              <w:sz w:val="20"/>
              <w:szCs w:val="20"/>
            </w:rPr>
          </w:rPrChange>
        </w:rPr>
        <w:t>sRNA landscape</w:t>
      </w:r>
      <w:r w:rsidRPr="00F4738D">
        <w:rPr>
          <w:rFonts w:asciiTheme="majorHAnsi" w:eastAsia="Arial" w:hAnsiTheme="majorHAnsi" w:cstheme="majorHAnsi"/>
          <w:i/>
          <w:iCs/>
          <w:color w:val="000000"/>
          <w:sz w:val="20"/>
          <w:szCs w:val="20"/>
          <w:rPrChange w:id="137" w:author="xiaoqing pan" w:date="2026-02-01T14:17:00Z">
            <w:rPr>
              <w:rFonts w:ascii="Arial" w:eastAsia="Arial" w:hAnsi="Arial" w:cs="Arial"/>
              <w:i/>
              <w:iCs/>
              <w:color w:val="000000"/>
              <w:sz w:val="20"/>
              <w:szCs w:val="20"/>
            </w:rPr>
          </w:rPrChange>
        </w:rPr>
        <w:t xml:space="preserve">, </w:t>
      </w:r>
      <w:r w:rsidRPr="00F4738D">
        <w:rPr>
          <w:rFonts w:asciiTheme="majorHAnsi" w:eastAsia="Arial" w:hAnsiTheme="majorHAnsi" w:cstheme="majorHAnsi"/>
          <w:color w:val="000000"/>
          <w:sz w:val="20"/>
          <w:szCs w:val="20"/>
          <w:rPrChange w:id="138" w:author="xiaoqing pan" w:date="2026-02-01T14:17:00Z">
            <w:rPr>
              <w:rFonts w:ascii="Arial" w:eastAsia="Arial" w:hAnsi="Arial" w:cs="Arial"/>
              <w:color w:val="000000"/>
              <w:sz w:val="20"/>
              <w:szCs w:val="20"/>
            </w:rPr>
          </w:rPrChange>
        </w:rPr>
        <w:t xml:space="preserve">we </w:t>
      </w:r>
      <w:del w:id="139" w:author="Matthew Blango" w:date="2026-02-01T11:26:00Z">
        <w:r w:rsidRPr="00F4738D" w:rsidDel="00A81DB5">
          <w:rPr>
            <w:rFonts w:asciiTheme="majorHAnsi" w:eastAsia="Arial" w:hAnsiTheme="majorHAnsi" w:cstheme="majorHAnsi"/>
            <w:color w:val="000000"/>
            <w:sz w:val="20"/>
            <w:szCs w:val="20"/>
            <w:rPrChange w:id="140" w:author="xiaoqing pan" w:date="2026-02-01T14:17:00Z">
              <w:rPr>
                <w:rFonts w:ascii="Arial" w:eastAsia="Arial" w:hAnsi="Arial" w:cs="Arial"/>
                <w:color w:val="000000"/>
                <w:sz w:val="20"/>
                <w:szCs w:val="20"/>
              </w:rPr>
            </w:rPrChange>
          </w:rPr>
          <w:delText xml:space="preserve">have </w:delText>
        </w:r>
      </w:del>
      <w:r w:rsidRPr="00F4738D">
        <w:rPr>
          <w:rFonts w:asciiTheme="majorHAnsi" w:eastAsia="Arial" w:hAnsiTheme="majorHAnsi" w:cstheme="majorHAnsi"/>
          <w:color w:val="000000"/>
          <w:sz w:val="20"/>
          <w:szCs w:val="20"/>
          <w:rPrChange w:id="141" w:author="xiaoqing pan" w:date="2026-02-01T14:17:00Z">
            <w:rPr>
              <w:rFonts w:ascii="Arial" w:eastAsia="Arial" w:hAnsi="Arial" w:cs="Arial"/>
              <w:color w:val="000000"/>
              <w:sz w:val="20"/>
              <w:szCs w:val="20"/>
            </w:rPr>
          </w:rPrChange>
        </w:rPr>
        <w:t>found that the fungus produced canonical sRNA</w:t>
      </w:r>
      <w:ins w:id="142" w:author="Matthew Blango" w:date="2026-02-01T11:26:00Z">
        <w:r w:rsidR="00A81DB5" w:rsidRPr="00F4738D">
          <w:rPr>
            <w:rFonts w:asciiTheme="majorHAnsi" w:eastAsia="Arial" w:hAnsiTheme="majorHAnsi" w:cstheme="majorHAnsi"/>
            <w:color w:val="000000"/>
            <w:sz w:val="20"/>
            <w:szCs w:val="20"/>
            <w:rPrChange w:id="143" w:author="xiaoqing pan" w:date="2026-02-01T14:17:00Z">
              <w:rPr>
                <w:rFonts w:ascii="Arial" w:eastAsia="Arial" w:hAnsi="Arial" w:cs="Arial"/>
                <w:color w:val="000000"/>
                <w:sz w:val="20"/>
                <w:szCs w:val="20"/>
              </w:rPr>
            </w:rPrChange>
          </w:rPr>
          <w:t>s</w:t>
        </w:r>
      </w:ins>
      <w:r w:rsidRPr="00F4738D">
        <w:rPr>
          <w:rFonts w:asciiTheme="majorHAnsi" w:eastAsia="Arial" w:hAnsiTheme="majorHAnsi" w:cstheme="majorHAnsi"/>
          <w:color w:val="000000"/>
          <w:sz w:val="20"/>
          <w:szCs w:val="20"/>
          <w:rPrChange w:id="144" w:author="xiaoqing pan" w:date="2026-02-01T14:17:00Z">
            <w:rPr>
              <w:rFonts w:ascii="Arial" w:eastAsia="Arial" w:hAnsi="Arial" w:cs="Arial"/>
              <w:color w:val="000000"/>
              <w:sz w:val="20"/>
              <w:szCs w:val="20"/>
            </w:rPr>
          </w:rPrChange>
        </w:rPr>
        <w:t xml:space="preserve"> under </w:t>
      </w:r>
      <w:commentRangeStart w:id="145"/>
      <w:del w:id="146" w:author="xiaoqing pan" w:date="2026-02-01T12:59:00Z">
        <w:r w:rsidRPr="00F4738D" w:rsidDel="000D1B74">
          <w:rPr>
            <w:rFonts w:asciiTheme="majorHAnsi" w:eastAsia="Arial" w:hAnsiTheme="majorHAnsi" w:cstheme="majorHAnsi"/>
            <w:color w:val="000000"/>
            <w:sz w:val="20"/>
            <w:szCs w:val="20"/>
            <w:rPrChange w:id="147" w:author="xiaoqing pan" w:date="2026-02-01T14:17:00Z">
              <w:rPr>
                <w:rFonts w:ascii="Arial" w:eastAsia="Arial" w:hAnsi="Arial" w:cs="Arial"/>
                <w:color w:val="000000"/>
                <w:sz w:val="20"/>
                <w:szCs w:val="20"/>
              </w:rPr>
            </w:rPrChange>
          </w:rPr>
          <w:delText>stress growth environments</w:delText>
        </w:r>
        <w:commentRangeEnd w:id="145"/>
        <w:r w:rsidR="00A81DB5" w:rsidRPr="00F4738D" w:rsidDel="000D1B74">
          <w:rPr>
            <w:rStyle w:val="CommentReference"/>
            <w:rFonts w:asciiTheme="majorHAnsi" w:eastAsia="Arial" w:hAnsiTheme="majorHAnsi" w:cstheme="majorHAnsi"/>
            <w:color w:val="000000"/>
            <w:sz w:val="20"/>
            <w:szCs w:val="20"/>
            <w:rPrChange w:id="148" w:author="xiaoqing pan" w:date="2026-02-01T14:17:00Z">
              <w:rPr>
                <w:rStyle w:val="CommentReference"/>
                <w:rFonts w:ascii="Arial" w:eastAsia="Arial" w:hAnsi="Arial" w:cs="Arial"/>
                <w:color w:val="000000"/>
                <w:sz w:val="20"/>
                <w:szCs w:val="20"/>
              </w:rPr>
            </w:rPrChange>
          </w:rPr>
          <w:commentReference w:id="145"/>
        </w:r>
      </w:del>
      <w:ins w:id="149" w:author="xiaoqing pan" w:date="2026-02-01T12:59:00Z">
        <w:r w:rsidR="000D1B74" w:rsidRPr="00F4738D">
          <w:rPr>
            <w:rFonts w:asciiTheme="majorHAnsi" w:eastAsia="Arial" w:hAnsiTheme="majorHAnsi" w:cstheme="majorHAnsi"/>
            <w:color w:val="000000"/>
            <w:sz w:val="20"/>
            <w:szCs w:val="20"/>
            <w:rPrChange w:id="150" w:author="xiaoqing pan" w:date="2026-02-01T14:17:00Z">
              <w:rPr>
                <w:rFonts w:ascii="Arial" w:eastAsia="Arial" w:hAnsi="Arial" w:cs="Arial"/>
                <w:color w:val="000000"/>
                <w:sz w:val="20"/>
                <w:szCs w:val="20"/>
              </w:rPr>
            </w:rPrChange>
          </w:rPr>
          <w:t>the right condition</w:t>
        </w:r>
      </w:ins>
      <w:r w:rsidRPr="00F4738D">
        <w:rPr>
          <w:rFonts w:asciiTheme="majorHAnsi" w:eastAsia="Arial" w:hAnsiTheme="majorHAnsi" w:cstheme="majorHAnsi"/>
          <w:color w:val="000000"/>
          <w:sz w:val="20"/>
          <w:szCs w:val="20"/>
          <w:rPrChange w:id="151" w:author="xiaoqing pan" w:date="2026-02-01T14:17:00Z">
            <w:rPr>
              <w:rFonts w:ascii="Arial" w:eastAsia="Arial" w:hAnsi="Arial" w:cs="Arial"/>
              <w:color w:val="000000"/>
              <w:sz w:val="20"/>
              <w:szCs w:val="20"/>
            </w:rPr>
          </w:rPrChange>
        </w:rPr>
        <w:t xml:space="preserve">. In this project, I </w:t>
      </w:r>
      <w:del w:id="152" w:author="Matthew Blango" w:date="2026-02-01T11:27:00Z">
        <w:r w:rsidRPr="00F4738D" w:rsidDel="00A81DB5">
          <w:rPr>
            <w:rFonts w:asciiTheme="majorHAnsi" w:eastAsia="Arial" w:hAnsiTheme="majorHAnsi" w:cstheme="majorHAnsi"/>
            <w:color w:val="000000"/>
            <w:sz w:val="20"/>
            <w:szCs w:val="20"/>
            <w:rPrChange w:id="153" w:author="xiaoqing pan" w:date="2026-02-01T14:17:00Z">
              <w:rPr>
                <w:rFonts w:ascii="Arial" w:eastAsia="Arial" w:hAnsi="Arial" w:cs="Arial"/>
                <w:color w:val="000000"/>
                <w:sz w:val="20"/>
                <w:szCs w:val="20"/>
              </w:rPr>
            </w:rPrChange>
          </w:rPr>
          <w:delText xml:space="preserve">focused </w:delText>
        </w:r>
      </w:del>
      <w:ins w:id="154" w:author="Matthew Blango" w:date="2026-02-01T11:27:00Z">
        <w:r w:rsidR="00A81DB5" w:rsidRPr="00F4738D">
          <w:rPr>
            <w:rFonts w:asciiTheme="majorHAnsi" w:eastAsia="Arial" w:hAnsiTheme="majorHAnsi" w:cstheme="majorHAnsi"/>
            <w:color w:val="000000"/>
            <w:sz w:val="20"/>
            <w:szCs w:val="20"/>
            <w:rPrChange w:id="155" w:author="xiaoqing pan" w:date="2026-02-01T14:17:00Z">
              <w:rPr>
                <w:rFonts w:ascii="Arial" w:eastAsia="Arial" w:hAnsi="Arial" w:cs="Arial"/>
                <w:color w:val="000000"/>
                <w:sz w:val="20"/>
                <w:szCs w:val="20"/>
              </w:rPr>
            </w:rPrChange>
          </w:rPr>
          <w:t>generated and</w:t>
        </w:r>
      </w:ins>
      <w:del w:id="156" w:author="Matthew Blango" w:date="2026-02-01T11:27:00Z">
        <w:r w:rsidRPr="00F4738D" w:rsidDel="00A81DB5">
          <w:rPr>
            <w:rFonts w:asciiTheme="majorHAnsi" w:eastAsia="Arial" w:hAnsiTheme="majorHAnsi" w:cstheme="majorHAnsi"/>
            <w:color w:val="000000"/>
            <w:sz w:val="20"/>
            <w:szCs w:val="20"/>
            <w:rPrChange w:id="157" w:author="xiaoqing pan" w:date="2026-02-01T14:17:00Z">
              <w:rPr>
                <w:rFonts w:ascii="Arial" w:eastAsia="Arial" w:hAnsi="Arial" w:cs="Arial"/>
                <w:color w:val="000000"/>
                <w:sz w:val="20"/>
                <w:szCs w:val="20"/>
              </w:rPr>
            </w:rPrChange>
          </w:rPr>
          <w:delText>on</w:delText>
        </w:r>
      </w:del>
      <w:r w:rsidRPr="00F4738D">
        <w:rPr>
          <w:rFonts w:asciiTheme="majorHAnsi" w:eastAsia="Arial" w:hAnsiTheme="majorHAnsi" w:cstheme="majorHAnsi"/>
          <w:color w:val="000000"/>
          <w:sz w:val="20"/>
          <w:szCs w:val="20"/>
          <w:rPrChange w:id="158" w:author="xiaoqing pan" w:date="2026-02-01T14:17:00Z">
            <w:rPr>
              <w:rFonts w:ascii="Arial" w:eastAsia="Arial" w:hAnsi="Arial" w:cs="Arial"/>
              <w:color w:val="000000"/>
              <w:sz w:val="20"/>
              <w:szCs w:val="20"/>
            </w:rPr>
          </w:rPrChange>
        </w:rPr>
        <w:t xml:space="preserve"> analyz</w:t>
      </w:r>
      <w:ins w:id="159" w:author="Matthew Blango" w:date="2026-02-01T11:27:00Z">
        <w:r w:rsidR="00A81DB5" w:rsidRPr="00F4738D">
          <w:rPr>
            <w:rFonts w:asciiTheme="majorHAnsi" w:eastAsia="Arial" w:hAnsiTheme="majorHAnsi" w:cstheme="majorHAnsi"/>
            <w:color w:val="000000"/>
            <w:sz w:val="20"/>
            <w:szCs w:val="20"/>
            <w:rPrChange w:id="160" w:author="xiaoqing pan" w:date="2026-02-01T14:17:00Z">
              <w:rPr>
                <w:rFonts w:ascii="Arial" w:eastAsia="Arial" w:hAnsi="Arial" w:cs="Arial"/>
                <w:color w:val="000000"/>
                <w:sz w:val="20"/>
                <w:szCs w:val="20"/>
              </w:rPr>
            </w:rPrChange>
          </w:rPr>
          <w:t>ed</w:t>
        </w:r>
      </w:ins>
      <w:del w:id="161" w:author="Matthew Blango" w:date="2026-02-01T11:27:00Z">
        <w:r w:rsidRPr="00F4738D" w:rsidDel="00A81DB5">
          <w:rPr>
            <w:rFonts w:asciiTheme="majorHAnsi" w:eastAsia="Arial" w:hAnsiTheme="majorHAnsi" w:cstheme="majorHAnsi"/>
            <w:color w:val="000000"/>
            <w:sz w:val="20"/>
            <w:szCs w:val="20"/>
            <w:rPrChange w:id="162" w:author="xiaoqing pan" w:date="2026-02-01T14:17:00Z">
              <w:rPr>
                <w:rFonts w:ascii="Arial" w:eastAsia="Arial" w:hAnsi="Arial" w:cs="Arial"/>
                <w:color w:val="000000"/>
                <w:sz w:val="20"/>
                <w:szCs w:val="20"/>
              </w:rPr>
            </w:rPrChange>
          </w:rPr>
          <w:delText>ing</w:delText>
        </w:r>
      </w:del>
      <w:r w:rsidRPr="00F4738D">
        <w:rPr>
          <w:rFonts w:asciiTheme="majorHAnsi" w:eastAsia="Arial" w:hAnsiTheme="majorHAnsi" w:cstheme="majorHAnsi"/>
          <w:color w:val="000000"/>
          <w:sz w:val="20"/>
          <w:szCs w:val="20"/>
          <w:rPrChange w:id="163" w:author="xiaoqing pan" w:date="2026-02-01T14:17:00Z">
            <w:rPr>
              <w:rFonts w:ascii="Arial" w:eastAsia="Arial" w:hAnsi="Arial" w:cs="Arial"/>
              <w:color w:val="000000"/>
              <w:sz w:val="20"/>
              <w:szCs w:val="20"/>
            </w:rPr>
          </w:rPrChange>
        </w:rPr>
        <w:t xml:space="preserve"> </w:t>
      </w:r>
      <w:ins w:id="164" w:author="xiaoqing pan" w:date="2026-02-01T14:34:00Z">
        <w:r w:rsidR="00E01467">
          <w:rPr>
            <w:rFonts w:asciiTheme="majorHAnsi" w:eastAsia="Arial" w:hAnsiTheme="majorHAnsi" w:cstheme="majorHAnsi"/>
            <w:color w:val="000000"/>
            <w:sz w:val="20"/>
            <w:szCs w:val="20"/>
          </w:rPr>
          <w:t xml:space="preserve">mRNA-, </w:t>
        </w:r>
      </w:ins>
      <w:r w:rsidRPr="00F4738D">
        <w:rPr>
          <w:rFonts w:asciiTheme="majorHAnsi" w:eastAsia="Arial" w:hAnsiTheme="majorHAnsi" w:cstheme="majorHAnsi"/>
          <w:color w:val="000000"/>
          <w:sz w:val="20"/>
          <w:szCs w:val="20"/>
          <w:rPrChange w:id="165" w:author="xiaoqing pan" w:date="2026-02-01T14:17:00Z">
            <w:rPr>
              <w:rFonts w:ascii="Arial" w:eastAsia="Arial" w:hAnsi="Arial" w:cs="Arial"/>
              <w:color w:val="000000"/>
              <w:sz w:val="20"/>
              <w:szCs w:val="20"/>
            </w:rPr>
          </w:rPrChange>
        </w:rPr>
        <w:t>sRNA</w:t>
      </w:r>
      <w:ins w:id="166" w:author="xiaoqing pan" w:date="2026-02-01T14:35:00Z">
        <w:r w:rsidR="00E01467">
          <w:rPr>
            <w:rFonts w:asciiTheme="majorHAnsi" w:eastAsia="Arial" w:hAnsiTheme="majorHAnsi" w:cstheme="majorHAnsi"/>
            <w:color w:val="000000"/>
            <w:sz w:val="20"/>
            <w:szCs w:val="20"/>
          </w:rPr>
          <w:t>, tRNA</w:t>
        </w:r>
      </w:ins>
      <w:r w:rsidRPr="00F4738D">
        <w:rPr>
          <w:rFonts w:asciiTheme="majorHAnsi" w:eastAsia="Arial" w:hAnsiTheme="majorHAnsi" w:cstheme="majorHAnsi"/>
          <w:color w:val="000000"/>
          <w:sz w:val="20"/>
          <w:szCs w:val="20"/>
          <w:rPrChange w:id="167" w:author="xiaoqing pan" w:date="2026-02-01T14:17:00Z">
            <w:rPr>
              <w:rFonts w:ascii="Arial" w:eastAsia="Arial" w:hAnsi="Arial" w:cs="Arial"/>
              <w:color w:val="000000"/>
              <w:sz w:val="20"/>
              <w:szCs w:val="20"/>
            </w:rPr>
          </w:rPrChange>
        </w:rPr>
        <w:t xml:space="preserve">-seq </w:t>
      </w:r>
      <w:del w:id="168" w:author="Matthew Blango" w:date="2026-02-01T11:27:00Z">
        <w:r w:rsidRPr="00F4738D" w:rsidDel="00A81DB5">
          <w:rPr>
            <w:rFonts w:asciiTheme="majorHAnsi" w:eastAsia="Arial" w:hAnsiTheme="majorHAnsi" w:cstheme="majorHAnsi"/>
            <w:color w:val="000000"/>
            <w:sz w:val="20"/>
            <w:szCs w:val="20"/>
            <w:rPrChange w:id="169" w:author="xiaoqing pan" w:date="2026-02-01T14:17:00Z">
              <w:rPr>
                <w:rFonts w:ascii="Arial" w:eastAsia="Arial" w:hAnsi="Arial" w:cs="Arial"/>
                <w:color w:val="000000"/>
                <w:sz w:val="20"/>
                <w:szCs w:val="20"/>
              </w:rPr>
            </w:rPrChange>
          </w:rPr>
          <w:delText>(bioinformatics)</w:delText>
        </w:r>
      </w:del>
      <w:ins w:id="170" w:author="Matthew Blango" w:date="2026-02-01T11:27:00Z">
        <w:r w:rsidR="00A81DB5" w:rsidRPr="00F4738D">
          <w:rPr>
            <w:rFonts w:asciiTheme="majorHAnsi" w:eastAsia="Arial" w:hAnsiTheme="majorHAnsi" w:cstheme="majorHAnsi"/>
            <w:color w:val="000000"/>
            <w:sz w:val="20"/>
            <w:szCs w:val="20"/>
            <w:rPrChange w:id="171" w:author="xiaoqing pan" w:date="2026-02-01T14:17:00Z">
              <w:rPr>
                <w:rFonts w:ascii="Arial" w:eastAsia="Arial" w:hAnsi="Arial" w:cs="Arial"/>
                <w:color w:val="000000"/>
                <w:sz w:val="20"/>
                <w:szCs w:val="20"/>
              </w:rPr>
            </w:rPrChange>
          </w:rPr>
          <w:t>data</w:t>
        </w:r>
      </w:ins>
      <w:del w:id="172" w:author="Matthew Blango" w:date="2026-02-01T11:28:00Z">
        <w:r w:rsidRPr="00F4738D" w:rsidDel="00C03CE5">
          <w:rPr>
            <w:rFonts w:asciiTheme="majorHAnsi" w:eastAsia="Arial" w:hAnsiTheme="majorHAnsi" w:cstheme="majorHAnsi"/>
            <w:color w:val="000000"/>
            <w:sz w:val="20"/>
            <w:szCs w:val="20"/>
            <w:rPrChange w:id="173" w:author="xiaoqing pan" w:date="2026-02-01T14:17:00Z">
              <w:rPr>
                <w:rFonts w:ascii="Arial" w:eastAsia="Arial" w:hAnsi="Arial" w:cs="Arial"/>
                <w:color w:val="000000"/>
                <w:sz w:val="20"/>
                <w:szCs w:val="20"/>
              </w:rPr>
            </w:rPrChange>
          </w:rPr>
          <w:delText>,</w:delText>
        </w:r>
      </w:del>
      <w:r w:rsidRPr="00F4738D">
        <w:rPr>
          <w:rFonts w:asciiTheme="majorHAnsi" w:eastAsia="Arial" w:hAnsiTheme="majorHAnsi" w:cstheme="majorHAnsi"/>
          <w:color w:val="000000"/>
          <w:sz w:val="20"/>
          <w:szCs w:val="20"/>
          <w:rPrChange w:id="174" w:author="xiaoqing pan" w:date="2026-02-01T14:17:00Z">
            <w:rPr>
              <w:rFonts w:ascii="Arial" w:eastAsia="Arial" w:hAnsi="Arial" w:cs="Arial"/>
              <w:color w:val="000000"/>
              <w:sz w:val="20"/>
              <w:szCs w:val="20"/>
            </w:rPr>
          </w:rPrChange>
        </w:rPr>
        <w:t xml:space="preserve"> </w:t>
      </w:r>
      <w:ins w:id="175" w:author="Matthew Blango" w:date="2026-02-01T11:28:00Z">
        <w:r w:rsidR="00C03CE5" w:rsidRPr="00F4738D">
          <w:rPr>
            <w:rFonts w:asciiTheme="majorHAnsi" w:eastAsia="Arial" w:hAnsiTheme="majorHAnsi" w:cstheme="majorHAnsi"/>
            <w:color w:val="000000"/>
            <w:sz w:val="20"/>
            <w:szCs w:val="20"/>
            <w:rPrChange w:id="176" w:author="xiaoqing pan" w:date="2026-02-01T14:17:00Z">
              <w:rPr>
                <w:rFonts w:ascii="Arial" w:eastAsia="Arial" w:hAnsi="Arial" w:cs="Arial"/>
                <w:color w:val="000000"/>
                <w:sz w:val="20"/>
                <w:szCs w:val="20"/>
              </w:rPr>
            </w:rPrChange>
          </w:rPr>
          <w:t xml:space="preserve">and </w:t>
        </w:r>
      </w:ins>
      <w:r w:rsidRPr="00F4738D">
        <w:rPr>
          <w:rFonts w:asciiTheme="majorHAnsi" w:eastAsia="Arial" w:hAnsiTheme="majorHAnsi" w:cstheme="majorHAnsi"/>
          <w:color w:val="000000"/>
          <w:sz w:val="20"/>
          <w:szCs w:val="20"/>
          <w:rPrChange w:id="177" w:author="xiaoqing pan" w:date="2026-02-01T14:17:00Z">
            <w:rPr>
              <w:rFonts w:ascii="Arial" w:eastAsia="Arial" w:hAnsi="Arial" w:cs="Arial"/>
              <w:color w:val="000000"/>
              <w:sz w:val="20"/>
              <w:szCs w:val="20"/>
            </w:rPr>
          </w:rPrChange>
        </w:rPr>
        <w:t>measur</w:t>
      </w:r>
      <w:ins w:id="178" w:author="Matthew Blango" w:date="2026-02-01T11:27:00Z">
        <w:r w:rsidR="00A81DB5" w:rsidRPr="00F4738D">
          <w:rPr>
            <w:rFonts w:asciiTheme="majorHAnsi" w:eastAsia="Arial" w:hAnsiTheme="majorHAnsi" w:cstheme="majorHAnsi"/>
            <w:color w:val="000000"/>
            <w:sz w:val="20"/>
            <w:szCs w:val="20"/>
            <w:rPrChange w:id="179" w:author="xiaoqing pan" w:date="2026-02-01T14:17:00Z">
              <w:rPr>
                <w:rFonts w:ascii="Arial" w:eastAsia="Arial" w:hAnsi="Arial" w:cs="Arial"/>
                <w:color w:val="000000"/>
                <w:sz w:val="20"/>
                <w:szCs w:val="20"/>
              </w:rPr>
            </w:rPrChange>
          </w:rPr>
          <w:t>ed</w:t>
        </w:r>
      </w:ins>
      <w:del w:id="180" w:author="Matthew Blango" w:date="2026-02-01T11:27:00Z">
        <w:r w:rsidRPr="00F4738D" w:rsidDel="00A81DB5">
          <w:rPr>
            <w:rFonts w:asciiTheme="majorHAnsi" w:eastAsia="Arial" w:hAnsiTheme="majorHAnsi" w:cstheme="majorHAnsi"/>
            <w:color w:val="000000"/>
            <w:sz w:val="20"/>
            <w:szCs w:val="20"/>
            <w:rPrChange w:id="181" w:author="xiaoqing pan" w:date="2026-02-01T14:17:00Z">
              <w:rPr>
                <w:rFonts w:ascii="Arial" w:eastAsia="Arial" w:hAnsi="Arial" w:cs="Arial"/>
                <w:color w:val="000000"/>
                <w:sz w:val="20"/>
                <w:szCs w:val="20"/>
              </w:rPr>
            </w:rPrChange>
          </w:rPr>
          <w:delText>ing</w:delText>
        </w:r>
      </w:del>
      <w:r w:rsidRPr="00F4738D">
        <w:rPr>
          <w:rFonts w:asciiTheme="majorHAnsi" w:eastAsia="Arial" w:hAnsiTheme="majorHAnsi" w:cstheme="majorHAnsi"/>
          <w:color w:val="000000"/>
          <w:sz w:val="20"/>
          <w:szCs w:val="20"/>
          <w:rPrChange w:id="182" w:author="xiaoqing pan" w:date="2026-02-01T14:17:00Z">
            <w:rPr>
              <w:rFonts w:ascii="Arial" w:eastAsia="Arial" w:hAnsi="Arial" w:cs="Arial"/>
              <w:color w:val="000000"/>
              <w:sz w:val="20"/>
              <w:szCs w:val="20"/>
            </w:rPr>
          </w:rPrChange>
        </w:rPr>
        <w:t xml:space="preserve"> fungal biomass</w:t>
      </w:r>
      <w:ins w:id="183" w:author="Matthew Blango" w:date="2026-02-01T11:27:00Z">
        <w:r w:rsidR="00A81DB5" w:rsidRPr="00F4738D">
          <w:rPr>
            <w:rFonts w:asciiTheme="majorHAnsi" w:eastAsia="Arial" w:hAnsiTheme="majorHAnsi" w:cstheme="majorHAnsi"/>
            <w:color w:val="000000"/>
            <w:sz w:val="20"/>
            <w:szCs w:val="20"/>
            <w:rPrChange w:id="184" w:author="xiaoqing pan" w:date="2026-02-01T14:17:00Z">
              <w:rPr>
                <w:rFonts w:ascii="Arial" w:eastAsia="Arial" w:hAnsi="Arial" w:cs="Arial"/>
                <w:color w:val="000000"/>
                <w:sz w:val="20"/>
                <w:szCs w:val="20"/>
              </w:rPr>
            </w:rPrChange>
          </w:rPr>
          <w:t xml:space="preserve"> in </w:t>
        </w:r>
      </w:ins>
      <w:ins w:id="185" w:author="Matthew Blango" w:date="2026-02-01T11:28:00Z">
        <w:r w:rsidR="00A81DB5" w:rsidRPr="00F4738D">
          <w:rPr>
            <w:rFonts w:asciiTheme="majorHAnsi" w:eastAsia="Arial" w:hAnsiTheme="majorHAnsi" w:cstheme="majorHAnsi"/>
            <w:color w:val="000000"/>
            <w:sz w:val="20"/>
            <w:szCs w:val="20"/>
            <w:rPrChange w:id="186" w:author="xiaoqing pan" w:date="2026-02-01T14:17:00Z">
              <w:rPr>
                <w:rFonts w:ascii="Arial" w:eastAsia="Arial" w:hAnsi="Arial" w:cs="Arial"/>
                <w:color w:val="000000"/>
                <w:sz w:val="20"/>
                <w:szCs w:val="20"/>
              </w:rPr>
            </w:rPrChange>
          </w:rPr>
          <w:t xml:space="preserve">the </w:t>
        </w:r>
      </w:ins>
      <w:del w:id="187" w:author="Matthew Blango" w:date="2026-02-01T11:28:00Z">
        <w:r w:rsidRPr="00F4738D" w:rsidDel="00A81DB5">
          <w:rPr>
            <w:rFonts w:asciiTheme="majorHAnsi" w:eastAsia="Arial" w:hAnsiTheme="majorHAnsi" w:cstheme="majorHAnsi"/>
            <w:color w:val="000000"/>
            <w:sz w:val="20"/>
            <w:szCs w:val="20"/>
            <w:rPrChange w:id="188" w:author="xiaoqing pan" w:date="2026-02-01T14:17:00Z">
              <w:rPr>
                <w:rFonts w:ascii="Arial" w:eastAsia="Arial" w:hAnsi="Arial" w:cs="Arial"/>
                <w:color w:val="000000"/>
                <w:sz w:val="20"/>
                <w:szCs w:val="20"/>
              </w:rPr>
            </w:rPrChange>
          </w:rPr>
          <w:delText xml:space="preserve"> (</w:delText>
        </w:r>
      </w:del>
      <w:r w:rsidRPr="00F4738D">
        <w:rPr>
          <w:rFonts w:asciiTheme="majorHAnsi" w:eastAsia="Arial" w:hAnsiTheme="majorHAnsi" w:cstheme="majorHAnsi"/>
          <w:color w:val="000000"/>
          <w:sz w:val="20"/>
          <w:szCs w:val="20"/>
          <w:rPrChange w:id="189" w:author="xiaoqing pan" w:date="2026-02-01T14:17:00Z">
            <w:rPr>
              <w:rFonts w:ascii="Arial" w:eastAsia="Arial" w:hAnsi="Arial" w:cs="Arial"/>
              <w:color w:val="000000"/>
              <w:sz w:val="20"/>
              <w:szCs w:val="20"/>
            </w:rPr>
          </w:rPrChange>
        </w:rPr>
        <w:t>wet-lab</w:t>
      </w:r>
      <w:del w:id="190" w:author="Matthew Blango" w:date="2026-02-01T11:28:00Z">
        <w:r w:rsidRPr="00F4738D" w:rsidDel="00A81DB5">
          <w:rPr>
            <w:rFonts w:asciiTheme="majorHAnsi" w:eastAsia="Arial" w:hAnsiTheme="majorHAnsi" w:cstheme="majorHAnsi"/>
            <w:color w:val="000000"/>
            <w:sz w:val="20"/>
            <w:szCs w:val="20"/>
            <w:rPrChange w:id="191" w:author="xiaoqing pan" w:date="2026-02-01T14:17:00Z">
              <w:rPr>
                <w:rFonts w:ascii="Arial" w:eastAsia="Arial" w:hAnsi="Arial" w:cs="Arial"/>
                <w:color w:val="000000"/>
                <w:sz w:val="20"/>
                <w:szCs w:val="20"/>
              </w:rPr>
            </w:rPrChange>
          </w:rPr>
          <w:delText>)</w:delText>
        </w:r>
      </w:del>
      <w:r w:rsidRPr="00F4738D">
        <w:rPr>
          <w:rFonts w:asciiTheme="majorHAnsi" w:eastAsia="Arial" w:hAnsiTheme="majorHAnsi" w:cstheme="majorHAnsi"/>
          <w:color w:val="000000"/>
          <w:sz w:val="20"/>
          <w:szCs w:val="20"/>
          <w:rPrChange w:id="192" w:author="xiaoqing pan" w:date="2026-02-01T14:17:00Z">
            <w:rPr>
              <w:rFonts w:ascii="Arial" w:eastAsia="Arial" w:hAnsi="Arial" w:cs="Arial"/>
              <w:color w:val="000000"/>
              <w:sz w:val="20"/>
              <w:szCs w:val="20"/>
            </w:rPr>
          </w:rPrChange>
        </w:rPr>
        <w:t xml:space="preserve"> ​​to dissect how RNAi machinery processes dsRNA and regulates fungal development, work that resulted in first-author and co-author in </w:t>
      </w:r>
      <w:r w:rsidRPr="00F4738D">
        <w:rPr>
          <w:rFonts w:asciiTheme="majorHAnsi" w:eastAsia="Arial" w:hAnsiTheme="majorHAnsi" w:cstheme="majorHAnsi"/>
          <w:i/>
          <w:iCs/>
          <w:color w:val="000000"/>
          <w:sz w:val="20"/>
          <w:szCs w:val="20"/>
          <w:rPrChange w:id="193" w:author="xiaoqing pan" w:date="2026-02-01T14:17:00Z">
            <w:rPr>
              <w:rFonts w:ascii="Arial" w:eastAsia="Arial" w:hAnsi="Arial" w:cs="Arial"/>
              <w:i/>
              <w:iCs/>
              <w:color w:val="000000"/>
              <w:sz w:val="20"/>
              <w:szCs w:val="20"/>
            </w:rPr>
          </w:rPrChange>
        </w:rPr>
        <w:t xml:space="preserve">Molecular Microbiology </w:t>
      </w:r>
      <w:r w:rsidRPr="00F4738D">
        <w:rPr>
          <w:rFonts w:asciiTheme="majorHAnsi" w:eastAsia="Arial" w:hAnsiTheme="majorHAnsi" w:cstheme="majorHAnsi"/>
          <w:color w:val="000000"/>
          <w:sz w:val="20"/>
          <w:szCs w:val="20"/>
          <w:rPrChange w:id="194" w:author="xiaoqing pan" w:date="2026-02-01T14:17:00Z">
            <w:rPr>
              <w:rFonts w:ascii="Arial" w:eastAsia="Arial" w:hAnsi="Arial" w:cs="Arial"/>
              <w:color w:val="000000"/>
              <w:sz w:val="20"/>
              <w:szCs w:val="20"/>
            </w:rPr>
          </w:rPrChange>
        </w:rPr>
        <w:t xml:space="preserve">and </w:t>
      </w:r>
      <w:r w:rsidRPr="00F4738D">
        <w:rPr>
          <w:rFonts w:asciiTheme="majorHAnsi" w:eastAsia="Arial" w:hAnsiTheme="majorHAnsi" w:cstheme="majorHAnsi"/>
          <w:i/>
          <w:iCs/>
          <w:color w:val="000000"/>
          <w:sz w:val="20"/>
          <w:szCs w:val="20"/>
          <w:rPrChange w:id="195" w:author="xiaoqing pan" w:date="2026-02-01T14:17:00Z">
            <w:rPr>
              <w:rFonts w:ascii="Arial" w:eastAsia="Arial" w:hAnsi="Arial" w:cs="Arial"/>
              <w:i/>
              <w:iCs/>
              <w:color w:val="000000"/>
              <w:sz w:val="20"/>
              <w:szCs w:val="20"/>
            </w:rPr>
          </w:rPrChange>
        </w:rPr>
        <w:t>RNA</w:t>
      </w:r>
      <w:ins w:id="196" w:author="Matthew Blango" w:date="2026-02-01T11:28:00Z">
        <w:r w:rsidR="00C03CE5" w:rsidRPr="00F4738D">
          <w:rPr>
            <w:rFonts w:asciiTheme="majorHAnsi" w:eastAsia="Arial" w:hAnsiTheme="majorHAnsi" w:cstheme="majorHAnsi"/>
            <w:color w:val="000000"/>
            <w:sz w:val="20"/>
            <w:szCs w:val="20"/>
            <w:rPrChange w:id="197" w:author="xiaoqing pan" w:date="2026-02-01T14:17:00Z">
              <w:rPr>
                <w:rFonts w:ascii="Arial" w:eastAsia="Arial" w:hAnsi="Arial" w:cs="Arial"/>
                <w:i/>
                <w:iCs/>
                <w:color w:val="000000"/>
                <w:sz w:val="20"/>
                <w:szCs w:val="20"/>
              </w:rPr>
            </w:rPrChange>
          </w:rPr>
          <w:t>, respectively</w:t>
        </w:r>
      </w:ins>
      <w:r w:rsidRPr="00F4738D">
        <w:rPr>
          <w:rFonts w:asciiTheme="majorHAnsi" w:eastAsia="Arial" w:hAnsiTheme="majorHAnsi" w:cstheme="majorHAnsi"/>
          <w:color w:val="000000"/>
          <w:sz w:val="20"/>
          <w:szCs w:val="20"/>
          <w:rPrChange w:id="198" w:author="xiaoqing pan" w:date="2026-02-01T14:17:00Z">
            <w:rPr>
              <w:rFonts w:ascii="Arial" w:eastAsia="Arial" w:hAnsi="Arial" w:cs="Arial"/>
              <w:i/>
              <w:iCs/>
              <w:color w:val="000000"/>
              <w:sz w:val="20"/>
              <w:szCs w:val="20"/>
            </w:rPr>
          </w:rPrChange>
        </w:rPr>
        <w:t>.</w:t>
      </w:r>
      <w:r w:rsidRPr="00F4738D">
        <w:rPr>
          <w:rFonts w:asciiTheme="majorHAnsi" w:eastAsia="Arial" w:hAnsiTheme="majorHAnsi" w:cstheme="majorHAnsi"/>
          <w:color w:val="000000"/>
          <w:sz w:val="20"/>
          <w:szCs w:val="20"/>
          <w:rPrChange w:id="199" w:author="xiaoqing pan" w:date="2026-02-01T14:17:00Z">
            <w:rPr>
              <w:rFonts w:ascii="Arial" w:eastAsia="Arial" w:hAnsi="Arial" w:cs="Arial"/>
              <w:color w:val="000000"/>
              <w:sz w:val="20"/>
              <w:szCs w:val="20"/>
            </w:rPr>
          </w:rPrChange>
        </w:rPr>
        <w:t xml:space="preserve"> </w:t>
      </w:r>
    </w:p>
    <w:p w14:paraId="40E26C46" w14:textId="679415F3" w:rsidR="000D1B74" w:rsidRPr="00F4738D" w:rsidRDefault="00000000">
      <w:pPr>
        <w:widowControl/>
        <w:spacing w:before="200" w:line="276" w:lineRule="auto"/>
        <w:ind w:right="0"/>
        <w:jc w:val="both"/>
        <w:rPr>
          <w:ins w:id="200" w:author="xiaoqing pan" w:date="2026-02-01T13:05:00Z"/>
          <w:rFonts w:asciiTheme="majorHAnsi" w:eastAsia="Arial" w:hAnsiTheme="majorHAnsi" w:cstheme="majorHAnsi"/>
          <w:color w:val="000000"/>
          <w:sz w:val="20"/>
          <w:szCs w:val="20"/>
          <w:rPrChange w:id="201" w:author="xiaoqing pan" w:date="2026-02-01T14:17:00Z">
            <w:rPr>
              <w:ins w:id="202" w:author="xiaoqing pan" w:date="2026-02-01T13:05:00Z"/>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203" w:author="xiaoqing pan" w:date="2026-02-01T14:17:00Z">
            <w:rPr>
              <w:rFonts w:ascii="Arial" w:eastAsia="Arial" w:hAnsi="Arial" w:cs="Arial"/>
              <w:color w:val="000000"/>
              <w:sz w:val="20"/>
              <w:szCs w:val="20"/>
            </w:rPr>
          </w:rPrChange>
        </w:rPr>
        <w:t xml:space="preserve">Based on the job description, the prerequisites align with my background in molecular biology. I have </w:t>
      </w:r>
      <w:del w:id="204" w:author="Matthew Blango" w:date="2026-02-01T11:11:00Z">
        <w:r w:rsidRPr="00F4738D" w:rsidDel="004E178F">
          <w:rPr>
            <w:rFonts w:asciiTheme="majorHAnsi" w:eastAsia="Arial" w:hAnsiTheme="majorHAnsi" w:cstheme="majorHAnsi"/>
            <w:color w:val="000000"/>
            <w:sz w:val="20"/>
            <w:szCs w:val="20"/>
            <w:rPrChange w:id="205" w:author="xiaoqing pan" w:date="2026-02-01T14:17:00Z">
              <w:rPr>
                <w:rFonts w:ascii="Arial" w:eastAsia="Arial" w:hAnsi="Arial" w:cs="Arial"/>
                <w:color w:val="000000"/>
                <w:sz w:val="20"/>
                <w:szCs w:val="20"/>
              </w:rPr>
            </w:rPrChange>
          </w:rPr>
          <w:delText xml:space="preserve">knowledge </w:delText>
        </w:r>
      </w:del>
      <w:ins w:id="206" w:author="Matthew Blango" w:date="2026-02-01T11:11:00Z">
        <w:r w:rsidR="004E178F" w:rsidRPr="00F4738D">
          <w:rPr>
            <w:rFonts w:asciiTheme="majorHAnsi" w:eastAsia="Arial" w:hAnsiTheme="majorHAnsi" w:cstheme="majorHAnsi"/>
            <w:color w:val="000000"/>
            <w:sz w:val="20"/>
            <w:szCs w:val="20"/>
            <w:rPrChange w:id="207" w:author="xiaoqing pan" w:date="2026-02-01T14:17:00Z">
              <w:rPr>
                <w:rFonts w:ascii="Arial" w:eastAsia="Arial" w:hAnsi="Arial" w:cs="Arial"/>
                <w:color w:val="000000"/>
                <w:sz w:val="20"/>
                <w:szCs w:val="20"/>
              </w:rPr>
            </w:rPrChange>
          </w:rPr>
          <w:t xml:space="preserve">experience </w:t>
        </w:r>
      </w:ins>
      <w:r w:rsidRPr="00F4738D">
        <w:rPr>
          <w:rFonts w:asciiTheme="majorHAnsi" w:eastAsia="Arial" w:hAnsiTheme="majorHAnsi" w:cstheme="majorHAnsi"/>
          <w:color w:val="000000"/>
          <w:sz w:val="20"/>
          <w:szCs w:val="20"/>
          <w:rPrChange w:id="208" w:author="xiaoqing pan" w:date="2026-02-01T14:17:00Z">
            <w:rPr>
              <w:rFonts w:ascii="Arial" w:eastAsia="Arial" w:hAnsi="Arial" w:cs="Arial"/>
              <w:color w:val="000000"/>
              <w:sz w:val="20"/>
              <w:szCs w:val="20"/>
            </w:rPr>
          </w:rPrChange>
        </w:rPr>
        <w:t xml:space="preserve">in analyzing genomic/transcriptomic data in </w:t>
      </w:r>
      <w:del w:id="209" w:author="Matthew Blango" w:date="2026-02-01T11:11:00Z">
        <w:r w:rsidRPr="00F4738D" w:rsidDel="004E178F">
          <w:rPr>
            <w:rFonts w:asciiTheme="majorHAnsi" w:eastAsia="Arial" w:hAnsiTheme="majorHAnsi" w:cstheme="majorHAnsi"/>
            <w:color w:val="000000"/>
            <w:sz w:val="20"/>
            <w:szCs w:val="20"/>
            <w:rPrChange w:id="210" w:author="xiaoqing pan" w:date="2026-02-01T14:17:00Z">
              <w:rPr>
                <w:rFonts w:ascii="Arial" w:eastAsia="Arial" w:hAnsi="Arial" w:cs="Arial"/>
                <w:color w:val="000000"/>
                <w:sz w:val="20"/>
                <w:szCs w:val="20"/>
              </w:rPr>
            </w:rPrChange>
          </w:rPr>
          <w:delText xml:space="preserve">the </w:delText>
        </w:r>
      </w:del>
      <w:ins w:id="211" w:author="Matthew Blango" w:date="2026-02-01T11:11:00Z">
        <w:r w:rsidR="004E178F" w:rsidRPr="00F4738D">
          <w:rPr>
            <w:rFonts w:asciiTheme="majorHAnsi" w:eastAsia="Arial" w:hAnsiTheme="majorHAnsi" w:cstheme="majorHAnsi"/>
            <w:color w:val="000000"/>
            <w:sz w:val="20"/>
            <w:szCs w:val="20"/>
            <w:rPrChange w:id="212" w:author="xiaoqing pan" w:date="2026-02-01T14:17:00Z">
              <w:rPr>
                <w:rFonts w:ascii="Arial" w:eastAsia="Arial" w:hAnsi="Arial" w:cs="Arial"/>
                <w:color w:val="000000"/>
                <w:sz w:val="20"/>
                <w:szCs w:val="20"/>
              </w:rPr>
            </w:rPrChange>
          </w:rPr>
          <w:t xml:space="preserve">an </w:t>
        </w:r>
      </w:ins>
      <w:r w:rsidRPr="00F4738D">
        <w:rPr>
          <w:rFonts w:asciiTheme="majorHAnsi" w:eastAsia="Arial" w:hAnsiTheme="majorHAnsi" w:cstheme="majorHAnsi"/>
          <w:color w:val="000000"/>
          <w:sz w:val="20"/>
          <w:szCs w:val="20"/>
          <w:rPrChange w:id="213" w:author="xiaoqing pan" w:date="2026-02-01T14:17:00Z">
            <w:rPr>
              <w:rFonts w:ascii="Arial" w:eastAsia="Arial" w:hAnsi="Arial" w:cs="Arial"/>
              <w:color w:val="000000"/>
              <w:sz w:val="20"/>
              <w:szCs w:val="20"/>
            </w:rPr>
          </w:rPrChange>
        </w:rPr>
        <w:t>HPC environment</w:t>
      </w:r>
      <w:ins w:id="214" w:author="Matthew Blango" w:date="2026-02-01T11:11:00Z">
        <w:r w:rsidR="004E178F" w:rsidRPr="00F4738D">
          <w:rPr>
            <w:rFonts w:asciiTheme="majorHAnsi" w:eastAsia="Arial" w:hAnsiTheme="majorHAnsi" w:cstheme="majorHAnsi"/>
            <w:color w:val="000000"/>
            <w:sz w:val="20"/>
            <w:szCs w:val="20"/>
            <w:rPrChange w:id="215" w:author="xiaoqing pan" w:date="2026-02-01T14:17:00Z">
              <w:rPr>
                <w:rFonts w:ascii="Arial" w:eastAsia="Arial" w:hAnsi="Arial" w:cs="Arial"/>
                <w:color w:val="000000"/>
                <w:sz w:val="20"/>
                <w:szCs w:val="20"/>
              </w:rPr>
            </w:rPrChange>
          </w:rPr>
          <w:t>,</w:t>
        </w:r>
      </w:ins>
      <w:r w:rsidRPr="00F4738D">
        <w:rPr>
          <w:rFonts w:asciiTheme="majorHAnsi" w:eastAsia="Arial" w:hAnsiTheme="majorHAnsi" w:cstheme="majorHAnsi"/>
          <w:color w:val="000000"/>
          <w:sz w:val="20"/>
          <w:szCs w:val="20"/>
          <w:rPrChange w:id="216" w:author="xiaoqing pan" w:date="2026-02-01T14:17:00Z">
            <w:rPr>
              <w:rFonts w:ascii="Arial" w:eastAsia="Arial" w:hAnsi="Arial" w:cs="Arial"/>
              <w:color w:val="000000"/>
              <w:sz w:val="20"/>
              <w:szCs w:val="20"/>
            </w:rPr>
          </w:rPrChange>
        </w:rPr>
        <w:t xml:space="preserve"> </w:t>
      </w:r>
      <w:del w:id="217" w:author="Matthew Blango" w:date="2026-02-01T11:11:00Z">
        <w:r w:rsidRPr="00F4738D" w:rsidDel="004E178F">
          <w:rPr>
            <w:rFonts w:asciiTheme="majorHAnsi" w:eastAsia="Arial" w:hAnsiTheme="majorHAnsi" w:cstheme="majorHAnsi"/>
            <w:color w:val="000000"/>
            <w:sz w:val="20"/>
            <w:szCs w:val="20"/>
            <w:rPrChange w:id="218" w:author="xiaoqing pan" w:date="2026-02-01T14:17:00Z">
              <w:rPr>
                <w:rFonts w:ascii="Arial" w:eastAsia="Arial" w:hAnsi="Arial" w:cs="Arial"/>
                <w:color w:val="000000"/>
                <w:sz w:val="20"/>
                <w:szCs w:val="20"/>
              </w:rPr>
            </w:rPrChange>
          </w:rPr>
          <w:delText xml:space="preserve">though </w:delText>
        </w:r>
      </w:del>
      <w:ins w:id="219" w:author="Matthew Blango" w:date="2026-02-01T11:11:00Z">
        <w:r w:rsidR="004E178F" w:rsidRPr="00F4738D">
          <w:rPr>
            <w:rFonts w:asciiTheme="majorHAnsi" w:eastAsia="Arial" w:hAnsiTheme="majorHAnsi" w:cstheme="majorHAnsi"/>
            <w:color w:val="000000"/>
            <w:sz w:val="20"/>
            <w:szCs w:val="20"/>
            <w:rPrChange w:id="220" w:author="xiaoqing pan" w:date="2026-02-01T14:17:00Z">
              <w:rPr>
                <w:rFonts w:ascii="Arial" w:eastAsia="Arial" w:hAnsi="Arial" w:cs="Arial"/>
                <w:color w:val="000000"/>
                <w:sz w:val="20"/>
                <w:szCs w:val="20"/>
              </w:rPr>
            </w:rPrChange>
          </w:rPr>
          <w:t xml:space="preserve">and I am interested to </w:t>
        </w:r>
      </w:ins>
      <w:ins w:id="221" w:author="Matthew Blango" w:date="2026-02-01T11:12:00Z">
        <w:r w:rsidR="004E178F" w:rsidRPr="00F4738D">
          <w:rPr>
            <w:rFonts w:asciiTheme="majorHAnsi" w:eastAsia="Arial" w:hAnsiTheme="majorHAnsi" w:cstheme="majorHAnsi"/>
            <w:color w:val="000000"/>
            <w:sz w:val="20"/>
            <w:szCs w:val="20"/>
            <w:rPrChange w:id="222" w:author="xiaoqing pan" w:date="2026-02-01T14:17:00Z">
              <w:rPr>
                <w:rFonts w:ascii="Arial" w:eastAsia="Arial" w:hAnsi="Arial" w:cs="Arial"/>
                <w:color w:val="000000"/>
                <w:sz w:val="20"/>
                <w:szCs w:val="20"/>
              </w:rPr>
            </w:rPrChange>
          </w:rPr>
          <w:t>expand my skillset to include</w:t>
        </w:r>
      </w:ins>
      <w:ins w:id="223" w:author="Matthew Blango" w:date="2026-02-01T11:11:00Z">
        <w:r w:rsidR="004E178F" w:rsidRPr="00F4738D">
          <w:rPr>
            <w:rFonts w:asciiTheme="majorHAnsi" w:eastAsia="Arial" w:hAnsiTheme="majorHAnsi" w:cstheme="majorHAnsi"/>
            <w:color w:val="000000"/>
            <w:sz w:val="20"/>
            <w:szCs w:val="20"/>
            <w:rPrChange w:id="224" w:author="xiaoqing pan" w:date="2026-02-01T14:17:00Z">
              <w:rPr>
                <w:rFonts w:ascii="Arial" w:eastAsia="Arial" w:hAnsi="Arial" w:cs="Arial"/>
                <w:color w:val="000000"/>
                <w:sz w:val="20"/>
                <w:szCs w:val="20"/>
              </w:rPr>
            </w:rPrChange>
          </w:rPr>
          <w:t xml:space="preserve"> </w:t>
        </w:r>
      </w:ins>
      <w:r w:rsidRPr="00F4738D">
        <w:rPr>
          <w:rFonts w:asciiTheme="majorHAnsi" w:eastAsia="Arial" w:hAnsiTheme="majorHAnsi" w:cstheme="majorHAnsi"/>
          <w:color w:val="000000"/>
          <w:sz w:val="20"/>
          <w:szCs w:val="20"/>
          <w:rPrChange w:id="225" w:author="xiaoqing pan" w:date="2026-02-01T14:17:00Z">
            <w:rPr>
              <w:rFonts w:ascii="Arial" w:eastAsia="Arial" w:hAnsi="Arial" w:cs="Arial"/>
              <w:color w:val="000000"/>
              <w:sz w:val="20"/>
              <w:szCs w:val="20"/>
            </w:rPr>
          </w:rPrChange>
        </w:rPr>
        <w:t>spatial and single-cell sequencing</w:t>
      </w:r>
      <w:del w:id="226" w:author="Matthew Blango" w:date="2026-02-01T11:12:00Z">
        <w:r w:rsidRPr="00F4738D" w:rsidDel="004E178F">
          <w:rPr>
            <w:rFonts w:asciiTheme="majorHAnsi" w:eastAsia="Arial" w:hAnsiTheme="majorHAnsi" w:cstheme="majorHAnsi"/>
            <w:color w:val="000000"/>
            <w:sz w:val="20"/>
            <w:szCs w:val="20"/>
            <w:rPrChange w:id="227" w:author="xiaoqing pan" w:date="2026-02-01T14:17:00Z">
              <w:rPr>
                <w:rFonts w:ascii="Arial" w:eastAsia="Arial" w:hAnsi="Arial" w:cs="Arial"/>
                <w:color w:val="000000"/>
                <w:sz w:val="20"/>
                <w:szCs w:val="20"/>
              </w:rPr>
            </w:rPrChange>
          </w:rPr>
          <w:delText xml:space="preserve"> experience was lacking</w:delText>
        </w:r>
      </w:del>
      <w:r w:rsidRPr="00F4738D">
        <w:rPr>
          <w:rFonts w:asciiTheme="majorHAnsi" w:eastAsia="Arial" w:hAnsiTheme="majorHAnsi" w:cstheme="majorHAnsi"/>
          <w:color w:val="000000"/>
          <w:sz w:val="20"/>
          <w:szCs w:val="20"/>
          <w:rPrChange w:id="228" w:author="xiaoqing pan" w:date="2026-02-01T14:17:00Z">
            <w:rPr>
              <w:rFonts w:ascii="Arial" w:eastAsia="Arial" w:hAnsi="Arial" w:cs="Arial"/>
              <w:color w:val="000000"/>
              <w:sz w:val="20"/>
              <w:szCs w:val="20"/>
            </w:rPr>
          </w:rPrChange>
        </w:rPr>
        <w:t xml:space="preserve">. While my expertise lies </w:t>
      </w:r>
      <w:ins w:id="229" w:author="Matthew Blango" w:date="2026-02-01T11:12:00Z">
        <w:r w:rsidR="004E178F" w:rsidRPr="00F4738D">
          <w:rPr>
            <w:rFonts w:asciiTheme="majorHAnsi" w:eastAsia="Arial" w:hAnsiTheme="majorHAnsi" w:cstheme="majorHAnsi"/>
            <w:color w:val="000000"/>
            <w:sz w:val="20"/>
            <w:szCs w:val="20"/>
            <w:rPrChange w:id="230" w:author="xiaoqing pan" w:date="2026-02-01T14:17:00Z">
              <w:rPr>
                <w:rFonts w:ascii="Arial" w:eastAsia="Arial" w:hAnsi="Arial" w:cs="Arial"/>
                <w:color w:val="000000"/>
                <w:sz w:val="20"/>
                <w:szCs w:val="20"/>
              </w:rPr>
            </w:rPrChange>
          </w:rPr>
          <w:t xml:space="preserve">centers </w:t>
        </w:r>
      </w:ins>
      <w:r w:rsidRPr="00F4738D">
        <w:rPr>
          <w:rFonts w:asciiTheme="majorHAnsi" w:eastAsia="Arial" w:hAnsiTheme="majorHAnsi" w:cstheme="majorHAnsi"/>
          <w:color w:val="000000"/>
          <w:sz w:val="20"/>
          <w:szCs w:val="20"/>
          <w:rPrChange w:id="231" w:author="xiaoqing pan" w:date="2026-02-01T14:17:00Z">
            <w:rPr>
              <w:rFonts w:ascii="Arial" w:eastAsia="Arial" w:hAnsi="Arial" w:cs="Arial"/>
              <w:color w:val="000000"/>
              <w:sz w:val="20"/>
              <w:szCs w:val="20"/>
            </w:rPr>
          </w:rPrChange>
        </w:rPr>
        <w:t xml:space="preserve">on </w:t>
      </w:r>
      <w:ins w:id="232" w:author="Matthew Blango" w:date="2026-02-01T11:12:00Z">
        <w:r w:rsidR="004E178F" w:rsidRPr="00F4738D">
          <w:rPr>
            <w:rFonts w:asciiTheme="majorHAnsi" w:eastAsia="Arial" w:hAnsiTheme="majorHAnsi" w:cstheme="majorHAnsi"/>
            <w:color w:val="000000"/>
            <w:sz w:val="20"/>
            <w:szCs w:val="20"/>
            <w:rPrChange w:id="233" w:author="xiaoqing pan" w:date="2026-02-01T14:17:00Z">
              <w:rPr>
                <w:rFonts w:ascii="Arial" w:eastAsia="Arial" w:hAnsi="Arial" w:cs="Arial"/>
                <w:color w:val="000000"/>
                <w:sz w:val="20"/>
                <w:szCs w:val="20"/>
              </w:rPr>
            </w:rPrChange>
          </w:rPr>
          <w:t xml:space="preserve">the </w:t>
        </w:r>
      </w:ins>
      <w:r w:rsidRPr="00F4738D">
        <w:rPr>
          <w:rFonts w:asciiTheme="majorHAnsi" w:eastAsia="Arial" w:hAnsiTheme="majorHAnsi" w:cstheme="majorHAnsi"/>
          <w:color w:val="000000"/>
          <w:sz w:val="20"/>
          <w:szCs w:val="20"/>
          <w:rPrChange w:id="234" w:author="xiaoqing pan" w:date="2026-02-01T14:17:00Z">
            <w:rPr>
              <w:rFonts w:ascii="Arial" w:eastAsia="Arial" w:hAnsi="Arial" w:cs="Arial"/>
              <w:color w:val="000000"/>
              <w:sz w:val="20"/>
              <w:szCs w:val="20"/>
            </w:rPr>
          </w:rPrChange>
        </w:rPr>
        <w:t>host-fungal system, the core principles of human immune pathways are broadly applicable.</w:t>
      </w:r>
      <w:ins w:id="235" w:author="xiaoqing pan" w:date="2026-02-01T13:05:00Z">
        <w:r w:rsidR="000D1B74" w:rsidRPr="00F4738D">
          <w:rPr>
            <w:rFonts w:asciiTheme="majorHAnsi" w:eastAsia="Arial" w:hAnsiTheme="majorHAnsi" w:cstheme="majorHAnsi"/>
            <w:color w:val="000000"/>
            <w:sz w:val="20"/>
            <w:szCs w:val="20"/>
            <w:rPrChange w:id="236" w:author="xiaoqing pan" w:date="2026-02-01T14:17:00Z">
              <w:rPr>
                <w:rFonts w:ascii="Arial" w:eastAsia="Arial" w:hAnsi="Arial" w:cs="Arial"/>
                <w:color w:val="000000"/>
                <w:sz w:val="20"/>
                <w:szCs w:val="20"/>
              </w:rPr>
            </w:rPrChange>
          </w:rPr>
          <w:t xml:space="preserve"> </w:t>
        </w:r>
        <w:r w:rsidR="00C415BC" w:rsidRPr="00F4738D">
          <w:rPr>
            <w:rFonts w:asciiTheme="majorHAnsi" w:eastAsia="Arial" w:hAnsiTheme="majorHAnsi" w:cstheme="majorHAnsi"/>
            <w:color w:val="000000"/>
            <w:sz w:val="20"/>
            <w:szCs w:val="20"/>
            <w:rPrChange w:id="237" w:author="xiaoqing pan" w:date="2026-02-01T14:17:00Z">
              <w:rPr>
                <w:rFonts w:ascii="Arial" w:eastAsia="Arial" w:hAnsi="Arial" w:cs="Arial"/>
                <w:color w:val="000000"/>
                <w:sz w:val="20"/>
                <w:szCs w:val="20"/>
              </w:rPr>
            </w:rPrChange>
          </w:rPr>
          <w:t xml:space="preserve">As a PhD student, I investigated the role of </w:t>
        </w:r>
      </w:ins>
      <w:ins w:id="238" w:author="xiaoqing pan" w:date="2026-02-01T14:36:00Z">
        <w:r w:rsidR="00E01467">
          <w:rPr>
            <w:rFonts w:asciiTheme="majorHAnsi" w:eastAsia="Arial" w:hAnsiTheme="majorHAnsi" w:cstheme="majorHAnsi"/>
            <w:color w:val="000000"/>
            <w:sz w:val="20"/>
            <w:szCs w:val="20"/>
          </w:rPr>
          <w:t>dsRNA in both</w:t>
        </w:r>
      </w:ins>
      <w:ins w:id="239" w:author="xiaoqing pan" w:date="2026-02-01T15:10:00Z">
        <w:r w:rsidR="00022A2F">
          <w:rPr>
            <w:rFonts w:asciiTheme="majorHAnsi" w:eastAsia="Arial" w:hAnsiTheme="majorHAnsi" w:cstheme="majorHAnsi"/>
            <w:color w:val="000000"/>
            <w:sz w:val="20"/>
            <w:szCs w:val="20"/>
          </w:rPr>
          <w:t xml:space="preserve"> </w:t>
        </w:r>
      </w:ins>
      <w:ins w:id="240" w:author="xiaoqing pan" w:date="2026-02-01T13:05:00Z">
        <w:r w:rsidR="00C415BC" w:rsidRPr="00F4738D">
          <w:rPr>
            <w:rFonts w:asciiTheme="majorHAnsi" w:eastAsia="Arial" w:hAnsiTheme="majorHAnsi" w:cstheme="majorHAnsi"/>
            <w:color w:val="000000"/>
            <w:sz w:val="20"/>
            <w:szCs w:val="20"/>
            <w:rPrChange w:id="241" w:author="xiaoqing pan" w:date="2026-02-01T14:17:00Z">
              <w:rPr>
                <w:rFonts w:ascii="Arial" w:eastAsia="Arial" w:hAnsi="Arial" w:cs="Arial"/>
                <w:color w:val="000000"/>
                <w:sz w:val="20"/>
                <w:szCs w:val="20"/>
              </w:rPr>
            </w:rPrChange>
          </w:rPr>
          <w:t>fungal</w:t>
        </w:r>
      </w:ins>
      <w:ins w:id="242" w:author="xiaoqing pan" w:date="2026-02-01T14:36:00Z">
        <w:r w:rsidR="00E01467">
          <w:rPr>
            <w:rFonts w:asciiTheme="majorHAnsi" w:eastAsia="Arial" w:hAnsiTheme="majorHAnsi" w:cstheme="majorHAnsi"/>
            <w:color w:val="000000"/>
            <w:sz w:val="20"/>
            <w:szCs w:val="20"/>
          </w:rPr>
          <w:t xml:space="preserve"> and host cells</w:t>
        </w:r>
      </w:ins>
      <w:ins w:id="243" w:author="xiaoqing pan" w:date="2026-02-01T13:05:00Z">
        <w:r w:rsidR="00C415BC" w:rsidRPr="00F4738D">
          <w:rPr>
            <w:rFonts w:asciiTheme="majorHAnsi" w:eastAsia="Arial" w:hAnsiTheme="majorHAnsi" w:cstheme="majorHAnsi"/>
            <w:color w:val="000000"/>
            <w:sz w:val="20"/>
            <w:szCs w:val="20"/>
            <w:rPrChange w:id="244" w:author="xiaoqing pan" w:date="2026-02-01T14:17:00Z">
              <w:rPr>
                <w:rFonts w:ascii="Arial" w:eastAsia="Arial" w:hAnsi="Arial" w:cs="Arial"/>
                <w:color w:val="000000"/>
                <w:sz w:val="20"/>
                <w:szCs w:val="20"/>
              </w:rPr>
            </w:rPrChange>
          </w:rPr>
          <w:t xml:space="preserve">. Using </w:t>
        </w:r>
      </w:ins>
      <w:ins w:id="245" w:author="xiaoqing pan" w:date="2026-02-01T13:06:00Z">
        <w:r w:rsidR="00C415BC" w:rsidRPr="00F4738D">
          <w:rPr>
            <w:rFonts w:asciiTheme="majorHAnsi" w:eastAsia="Arial" w:hAnsiTheme="majorHAnsi" w:cstheme="majorHAnsi"/>
            <w:color w:val="000000"/>
            <w:sz w:val="20"/>
            <w:szCs w:val="20"/>
            <w:rPrChange w:id="246" w:author="xiaoqing pan" w:date="2026-02-01T14:17:00Z">
              <w:rPr>
                <w:rFonts w:ascii="Arial" w:eastAsia="Arial" w:hAnsi="Arial" w:cs="Arial"/>
                <w:color w:val="000000"/>
                <w:sz w:val="20"/>
                <w:szCs w:val="20"/>
              </w:rPr>
            </w:rPrChange>
          </w:rPr>
          <w:t>multi RNA-seq methods, we discovered mechanism</w:t>
        </w:r>
      </w:ins>
      <w:ins w:id="247" w:author="xiaoqing pan" w:date="2026-02-01T14:37:00Z">
        <w:r w:rsidR="00E01467">
          <w:rPr>
            <w:rFonts w:asciiTheme="majorHAnsi" w:eastAsia="Arial" w:hAnsiTheme="majorHAnsi" w:cstheme="majorHAnsi"/>
            <w:color w:val="000000"/>
            <w:sz w:val="20"/>
            <w:szCs w:val="20"/>
          </w:rPr>
          <w:t>s</w:t>
        </w:r>
      </w:ins>
      <w:ins w:id="248" w:author="xiaoqing pan" w:date="2026-02-01T13:06:00Z">
        <w:r w:rsidR="00C415BC" w:rsidRPr="00F4738D">
          <w:rPr>
            <w:rFonts w:asciiTheme="majorHAnsi" w:eastAsia="Arial" w:hAnsiTheme="majorHAnsi" w:cstheme="majorHAnsi"/>
            <w:color w:val="000000"/>
            <w:sz w:val="20"/>
            <w:szCs w:val="20"/>
            <w:rPrChange w:id="249" w:author="xiaoqing pan" w:date="2026-02-01T14:17:00Z">
              <w:rPr>
                <w:rFonts w:ascii="Arial" w:eastAsia="Arial" w:hAnsi="Arial" w:cs="Arial"/>
                <w:color w:val="000000"/>
                <w:sz w:val="20"/>
                <w:szCs w:val="20"/>
              </w:rPr>
            </w:rPrChange>
          </w:rPr>
          <w:t xml:space="preserve"> for dsRNA that cont</w:t>
        </w:r>
      </w:ins>
      <w:ins w:id="250" w:author="xiaoqing pan" w:date="2026-02-01T13:07:00Z">
        <w:r w:rsidR="00C415BC" w:rsidRPr="00F4738D">
          <w:rPr>
            <w:rFonts w:asciiTheme="majorHAnsi" w:eastAsia="Arial" w:hAnsiTheme="majorHAnsi" w:cstheme="majorHAnsi"/>
            <w:color w:val="000000"/>
            <w:sz w:val="20"/>
            <w:szCs w:val="20"/>
            <w:rPrChange w:id="251" w:author="xiaoqing pan" w:date="2026-02-01T14:17:00Z">
              <w:rPr>
                <w:rFonts w:ascii="Arial" w:eastAsia="Arial" w:hAnsi="Arial" w:cs="Arial"/>
                <w:color w:val="000000"/>
                <w:sz w:val="20"/>
                <w:szCs w:val="20"/>
              </w:rPr>
            </w:rPrChange>
          </w:rPr>
          <w:t>ributes to fungal growth</w:t>
        </w:r>
      </w:ins>
      <w:ins w:id="252" w:author="xiaoqing pan" w:date="2026-02-01T14:37:00Z">
        <w:r w:rsidR="00E01467">
          <w:rPr>
            <w:rFonts w:asciiTheme="majorHAnsi" w:eastAsia="Arial" w:hAnsiTheme="majorHAnsi" w:cstheme="majorHAnsi"/>
            <w:color w:val="000000"/>
            <w:sz w:val="20"/>
            <w:szCs w:val="20"/>
          </w:rPr>
          <w:t xml:space="preserve"> and host immune response, respectively</w:t>
        </w:r>
      </w:ins>
      <w:ins w:id="253" w:author="xiaoqing pan" w:date="2026-02-01T13:07:00Z">
        <w:r w:rsidR="00C415BC" w:rsidRPr="00F4738D">
          <w:rPr>
            <w:rFonts w:asciiTheme="majorHAnsi" w:eastAsia="Arial" w:hAnsiTheme="majorHAnsi" w:cstheme="majorHAnsi"/>
            <w:color w:val="000000"/>
            <w:sz w:val="20"/>
            <w:szCs w:val="20"/>
            <w:rPrChange w:id="254" w:author="xiaoqing pan" w:date="2026-02-01T14:17:00Z">
              <w:rPr>
                <w:rFonts w:ascii="Arial" w:eastAsia="Arial" w:hAnsi="Arial" w:cs="Arial"/>
                <w:color w:val="000000"/>
                <w:sz w:val="20"/>
                <w:szCs w:val="20"/>
              </w:rPr>
            </w:rPrChange>
          </w:rPr>
          <w:t>. I followed these studies with growth assays under different stress conditions</w:t>
        </w:r>
      </w:ins>
      <w:ins w:id="255" w:author="xiaoqing pan" w:date="2026-02-01T13:11:00Z">
        <w:r w:rsidR="00C415BC" w:rsidRPr="00F4738D">
          <w:rPr>
            <w:rFonts w:asciiTheme="majorHAnsi" w:eastAsia="Arial" w:hAnsiTheme="majorHAnsi" w:cstheme="majorHAnsi"/>
            <w:color w:val="000000"/>
            <w:sz w:val="20"/>
            <w:szCs w:val="20"/>
            <w:rPrChange w:id="256" w:author="xiaoqing pan" w:date="2026-02-01T14:17:00Z">
              <w:rPr>
                <w:rFonts w:ascii="Arial" w:eastAsia="Arial" w:hAnsi="Arial" w:cs="Arial"/>
                <w:color w:val="000000"/>
                <w:sz w:val="20"/>
                <w:szCs w:val="20"/>
              </w:rPr>
            </w:rPrChange>
          </w:rPr>
          <w:t xml:space="preserve">, </w:t>
        </w:r>
      </w:ins>
      <w:ins w:id="257" w:author="xiaoqing pan" w:date="2026-02-01T14:37:00Z">
        <w:r w:rsidR="00E01467">
          <w:rPr>
            <w:rFonts w:asciiTheme="majorHAnsi" w:eastAsia="Arial" w:hAnsiTheme="majorHAnsi" w:cstheme="majorHAnsi"/>
            <w:color w:val="000000"/>
            <w:sz w:val="20"/>
            <w:szCs w:val="20"/>
          </w:rPr>
          <w:t xml:space="preserve">infection assays, </w:t>
        </w:r>
      </w:ins>
      <w:ins w:id="258" w:author="xiaoqing pan" w:date="2026-02-01T14:38:00Z">
        <w:r w:rsidR="00E01467">
          <w:rPr>
            <w:rFonts w:asciiTheme="majorHAnsi" w:eastAsia="Arial" w:hAnsiTheme="majorHAnsi" w:cstheme="majorHAnsi"/>
            <w:color w:val="000000"/>
            <w:sz w:val="20"/>
            <w:szCs w:val="20"/>
          </w:rPr>
          <w:t>molecular assays (e.g., PCR, DNA/</w:t>
        </w:r>
      </w:ins>
      <w:ins w:id="259" w:author="xiaoqing pan" w:date="2026-02-01T13:11:00Z">
        <w:r w:rsidR="00C415BC" w:rsidRPr="00F4738D">
          <w:rPr>
            <w:rFonts w:asciiTheme="majorHAnsi" w:eastAsia="Arial" w:hAnsiTheme="majorHAnsi" w:cstheme="majorHAnsi"/>
            <w:color w:val="000000"/>
            <w:sz w:val="20"/>
            <w:szCs w:val="20"/>
            <w:rPrChange w:id="260" w:author="xiaoqing pan" w:date="2026-02-01T14:17:00Z">
              <w:rPr>
                <w:rFonts w:ascii="Arial" w:eastAsia="Arial" w:hAnsi="Arial" w:cs="Arial"/>
                <w:color w:val="000000"/>
                <w:sz w:val="20"/>
                <w:szCs w:val="20"/>
              </w:rPr>
            </w:rPrChange>
          </w:rPr>
          <w:t>RNA extraction, Northern</w:t>
        </w:r>
      </w:ins>
      <w:ins w:id="261" w:author="xiaoqing pan" w:date="2026-02-01T14:38:00Z">
        <w:r w:rsidR="00E01467">
          <w:rPr>
            <w:rFonts w:asciiTheme="majorHAnsi" w:eastAsia="Arial" w:hAnsiTheme="majorHAnsi" w:cstheme="majorHAnsi"/>
            <w:color w:val="000000"/>
            <w:sz w:val="20"/>
            <w:szCs w:val="20"/>
          </w:rPr>
          <w:t>/</w:t>
        </w:r>
      </w:ins>
      <w:ins w:id="262" w:author="xiaoqing pan" w:date="2026-02-01T14:39:00Z">
        <w:r w:rsidR="00E01467">
          <w:rPr>
            <w:rFonts w:asciiTheme="majorHAnsi" w:eastAsia="Arial" w:hAnsiTheme="majorHAnsi" w:cstheme="majorHAnsi"/>
            <w:color w:val="000000"/>
            <w:sz w:val="20"/>
            <w:szCs w:val="20"/>
          </w:rPr>
          <w:t>Southern</w:t>
        </w:r>
      </w:ins>
      <w:ins w:id="263" w:author="xiaoqing pan" w:date="2026-02-01T13:11:00Z">
        <w:r w:rsidR="00C415BC" w:rsidRPr="00F4738D">
          <w:rPr>
            <w:rFonts w:asciiTheme="majorHAnsi" w:eastAsia="Arial" w:hAnsiTheme="majorHAnsi" w:cstheme="majorHAnsi"/>
            <w:color w:val="000000"/>
            <w:sz w:val="20"/>
            <w:szCs w:val="20"/>
            <w:rPrChange w:id="264" w:author="xiaoqing pan" w:date="2026-02-01T14:17:00Z">
              <w:rPr>
                <w:rFonts w:ascii="Arial" w:eastAsia="Arial" w:hAnsi="Arial" w:cs="Arial"/>
                <w:color w:val="000000"/>
                <w:sz w:val="20"/>
                <w:szCs w:val="20"/>
              </w:rPr>
            </w:rPrChange>
          </w:rPr>
          <w:t xml:space="preserve"> Blot</w:t>
        </w:r>
      </w:ins>
      <w:ins w:id="265" w:author="xiaoqing pan" w:date="2026-02-01T13:12:00Z">
        <w:r w:rsidR="00C415BC" w:rsidRPr="00F4738D">
          <w:rPr>
            <w:rFonts w:asciiTheme="majorHAnsi" w:eastAsia="Arial" w:hAnsiTheme="majorHAnsi" w:cstheme="majorHAnsi"/>
            <w:color w:val="000000"/>
            <w:sz w:val="20"/>
            <w:szCs w:val="20"/>
            <w:rPrChange w:id="266" w:author="xiaoqing pan" w:date="2026-02-01T14:17:00Z">
              <w:rPr>
                <w:rFonts w:ascii="Arial" w:eastAsia="Arial" w:hAnsi="Arial" w:cs="Arial"/>
                <w:color w:val="000000"/>
                <w:sz w:val="20"/>
                <w:szCs w:val="20"/>
              </w:rPr>
            </w:rPrChange>
          </w:rPr>
          <w:t>, Gibson cloning</w:t>
        </w:r>
      </w:ins>
      <w:ins w:id="267" w:author="xiaoqing pan" w:date="2026-02-01T14:37:00Z">
        <w:r w:rsidR="00E01467">
          <w:rPr>
            <w:rFonts w:asciiTheme="majorHAnsi" w:eastAsia="Arial" w:hAnsiTheme="majorHAnsi" w:cstheme="majorHAnsi"/>
            <w:color w:val="000000"/>
            <w:sz w:val="20"/>
            <w:szCs w:val="20"/>
          </w:rPr>
          <w:t>)</w:t>
        </w:r>
      </w:ins>
      <w:ins w:id="268" w:author="xiaoqing pan" w:date="2026-02-01T13:13:00Z">
        <w:r w:rsidR="00C415BC" w:rsidRPr="00F4738D">
          <w:rPr>
            <w:rFonts w:asciiTheme="majorHAnsi" w:eastAsia="Arial" w:hAnsiTheme="majorHAnsi" w:cstheme="majorHAnsi"/>
            <w:color w:val="000000"/>
            <w:sz w:val="20"/>
            <w:szCs w:val="20"/>
            <w:rPrChange w:id="269" w:author="xiaoqing pan" w:date="2026-02-01T14:17:00Z">
              <w:rPr>
                <w:rFonts w:ascii="Arial" w:eastAsia="Arial" w:hAnsi="Arial" w:cs="Arial"/>
                <w:color w:val="000000"/>
                <w:sz w:val="20"/>
                <w:szCs w:val="20"/>
              </w:rPr>
            </w:rPrChange>
          </w:rPr>
          <w:t xml:space="preserve">. </w:t>
        </w:r>
      </w:ins>
    </w:p>
    <w:p w14:paraId="4C5B0CEC" w14:textId="690CA7DF" w:rsidR="00505001" w:rsidRPr="00F4738D" w:rsidDel="00C415BC" w:rsidRDefault="00000000">
      <w:pPr>
        <w:widowControl/>
        <w:spacing w:before="200" w:line="276" w:lineRule="auto"/>
        <w:ind w:right="0"/>
        <w:jc w:val="both"/>
        <w:rPr>
          <w:del w:id="270" w:author="xiaoqing pan" w:date="2026-02-01T13:13:00Z"/>
          <w:rFonts w:asciiTheme="majorHAnsi" w:eastAsia="Arial" w:hAnsiTheme="majorHAnsi" w:cstheme="majorHAnsi"/>
          <w:color w:val="000000"/>
          <w:sz w:val="20"/>
          <w:szCs w:val="20"/>
          <w:rPrChange w:id="271" w:author="xiaoqing pan" w:date="2026-02-01T14:17:00Z">
            <w:rPr>
              <w:del w:id="272" w:author="xiaoqing pan" w:date="2026-02-01T13:13:00Z"/>
              <w:rFonts w:ascii="Arial" w:eastAsia="Arial" w:hAnsi="Arial" w:cs="Arial"/>
              <w:color w:val="000000"/>
              <w:sz w:val="20"/>
              <w:szCs w:val="20"/>
            </w:rPr>
          </w:rPrChange>
        </w:rPr>
      </w:pPr>
      <w:del w:id="273" w:author="xiaoqing pan" w:date="2026-02-01T13:13:00Z">
        <w:r w:rsidRPr="00F4738D" w:rsidDel="00C415BC">
          <w:rPr>
            <w:rFonts w:asciiTheme="majorHAnsi" w:eastAsia="Arial" w:hAnsiTheme="majorHAnsi" w:cstheme="majorHAnsi"/>
            <w:color w:val="000000"/>
            <w:sz w:val="20"/>
            <w:szCs w:val="20"/>
            <w:rPrChange w:id="274" w:author="xiaoqing pan" w:date="2026-02-01T14:17:00Z">
              <w:rPr>
                <w:rFonts w:ascii="Arial" w:eastAsia="Arial" w:hAnsi="Arial" w:cs="Arial"/>
                <w:color w:val="000000"/>
                <w:sz w:val="20"/>
                <w:szCs w:val="20"/>
              </w:rPr>
            </w:rPrChange>
          </w:rPr>
          <w:delText xml:space="preserve"> </w:delText>
        </w:r>
        <w:commentRangeStart w:id="275"/>
        <w:r w:rsidRPr="00F4738D" w:rsidDel="00C415BC">
          <w:rPr>
            <w:rFonts w:asciiTheme="majorHAnsi" w:eastAsia="Arial" w:hAnsiTheme="majorHAnsi" w:cstheme="majorHAnsi"/>
            <w:color w:val="000000"/>
            <w:sz w:val="20"/>
            <w:szCs w:val="20"/>
            <w:rPrChange w:id="276" w:author="xiaoqing pan" w:date="2026-02-01T14:17:00Z">
              <w:rPr>
                <w:rFonts w:ascii="Arial" w:eastAsia="Arial" w:hAnsi="Arial" w:cs="Arial"/>
                <w:color w:val="000000"/>
                <w:sz w:val="20"/>
                <w:szCs w:val="20"/>
              </w:rPr>
            </w:rPrChange>
          </w:rPr>
          <w:delText>At the same time, I also contributed</w:delText>
        </w:r>
      </w:del>
      <w:ins w:id="277" w:author="Matthew Blango" w:date="2026-02-01T11:12:00Z">
        <w:del w:id="278" w:author="xiaoqing pan" w:date="2026-02-01T13:13:00Z">
          <w:r w:rsidR="004E178F" w:rsidRPr="00F4738D" w:rsidDel="00C415BC">
            <w:rPr>
              <w:rFonts w:asciiTheme="majorHAnsi" w:eastAsia="Arial" w:hAnsiTheme="majorHAnsi" w:cstheme="majorHAnsi"/>
              <w:color w:val="000000"/>
              <w:sz w:val="20"/>
              <w:szCs w:val="20"/>
              <w:rPrChange w:id="279" w:author="xiaoqing pan" w:date="2026-02-01T14:17:00Z">
                <w:rPr>
                  <w:rFonts w:ascii="Arial" w:eastAsia="Arial" w:hAnsi="Arial" w:cs="Arial"/>
                  <w:color w:val="000000"/>
                  <w:sz w:val="20"/>
                  <w:szCs w:val="20"/>
                </w:rPr>
              </w:rPrChange>
            </w:rPr>
            <w:delText xml:space="preserve"> to experiments</w:delText>
          </w:r>
        </w:del>
      </w:ins>
      <w:del w:id="280" w:author="xiaoqing pan" w:date="2026-02-01T13:13:00Z">
        <w:r w:rsidRPr="00F4738D" w:rsidDel="00C415BC">
          <w:rPr>
            <w:rFonts w:asciiTheme="majorHAnsi" w:eastAsia="Arial" w:hAnsiTheme="majorHAnsi" w:cstheme="majorHAnsi"/>
            <w:color w:val="000000"/>
            <w:sz w:val="20"/>
            <w:szCs w:val="20"/>
            <w:rPrChange w:id="281" w:author="xiaoqing pan" w:date="2026-02-01T14:17:00Z">
              <w:rPr>
                <w:rFonts w:ascii="Arial" w:eastAsia="Arial" w:hAnsi="Arial" w:cs="Arial"/>
                <w:color w:val="000000"/>
                <w:sz w:val="20"/>
                <w:szCs w:val="20"/>
              </w:rPr>
            </w:rPrChange>
          </w:rPr>
          <w:delText xml:space="preserve"> in the lab, with skills </w:delText>
        </w:r>
      </w:del>
      <w:ins w:id="282" w:author="Matthew Blango" w:date="2026-02-01T11:12:00Z">
        <w:del w:id="283" w:author="xiaoqing pan" w:date="2026-02-01T13:13:00Z">
          <w:r w:rsidR="004E178F" w:rsidRPr="00F4738D" w:rsidDel="00C415BC">
            <w:rPr>
              <w:rFonts w:asciiTheme="majorHAnsi" w:eastAsia="Arial" w:hAnsiTheme="majorHAnsi" w:cstheme="majorHAnsi"/>
              <w:color w:val="000000"/>
              <w:sz w:val="20"/>
              <w:szCs w:val="20"/>
              <w:rPrChange w:id="284" w:author="xiaoqing pan" w:date="2026-02-01T14:17:00Z">
                <w:rPr>
                  <w:rFonts w:ascii="Arial" w:eastAsia="Arial" w:hAnsi="Arial" w:cs="Arial"/>
                  <w:color w:val="000000"/>
                  <w:sz w:val="20"/>
                  <w:szCs w:val="20"/>
                </w:rPr>
              </w:rPrChange>
            </w:rPr>
            <w:delText xml:space="preserve">work </w:delText>
          </w:r>
        </w:del>
      </w:ins>
      <w:del w:id="285" w:author="xiaoqing pan" w:date="2026-02-01T13:13:00Z">
        <w:r w:rsidRPr="00F4738D" w:rsidDel="00C415BC">
          <w:rPr>
            <w:rFonts w:asciiTheme="majorHAnsi" w:eastAsia="Arial" w:hAnsiTheme="majorHAnsi" w:cstheme="majorHAnsi"/>
            <w:color w:val="000000"/>
            <w:sz w:val="20"/>
            <w:szCs w:val="20"/>
            <w:rPrChange w:id="286" w:author="xiaoqing pan" w:date="2026-02-01T14:17:00Z">
              <w:rPr>
                <w:rFonts w:ascii="Arial" w:eastAsia="Arial" w:hAnsi="Arial" w:cs="Arial"/>
                <w:color w:val="000000"/>
                <w:sz w:val="20"/>
                <w:szCs w:val="20"/>
              </w:rPr>
            </w:rPrChange>
          </w:rPr>
          <w:delText xml:space="preserve">in </w:delText>
        </w:r>
      </w:del>
      <w:ins w:id="287" w:author="Matthew Blango" w:date="2026-02-01T11:12:00Z">
        <w:del w:id="288" w:author="xiaoqing pan" w:date="2026-02-01T13:13:00Z">
          <w:r w:rsidR="004E178F" w:rsidRPr="00F4738D" w:rsidDel="00C415BC">
            <w:rPr>
              <w:rFonts w:asciiTheme="majorHAnsi" w:eastAsia="Arial" w:hAnsiTheme="majorHAnsi" w:cstheme="majorHAnsi"/>
              <w:color w:val="000000"/>
              <w:sz w:val="20"/>
              <w:szCs w:val="20"/>
              <w:rPrChange w:id="289" w:author="xiaoqing pan" w:date="2026-02-01T14:17:00Z">
                <w:rPr>
                  <w:rFonts w:ascii="Arial" w:eastAsia="Arial" w:hAnsi="Arial" w:cs="Arial"/>
                  <w:color w:val="000000"/>
                  <w:sz w:val="20"/>
                  <w:szCs w:val="20"/>
                </w:rPr>
              </w:rPrChange>
            </w:rPr>
            <w:delText xml:space="preserve">using </w:delText>
          </w:r>
        </w:del>
      </w:ins>
      <w:del w:id="290" w:author="xiaoqing pan" w:date="2026-02-01T13:13:00Z">
        <w:r w:rsidRPr="00F4738D" w:rsidDel="00C415BC">
          <w:rPr>
            <w:rFonts w:asciiTheme="majorHAnsi" w:eastAsia="Arial" w:hAnsiTheme="majorHAnsi" w:cstheme="majorHAnsi"/>
            <w:color w:val="000000"/>
            <w:sz w:val="20"/>
            <w:szCs w:val="20"/>
            <w:rPrChange w:id="291" w:author="xiaoqing pan" w:date="2026-02-01T14:17:00Z">
              <w:rPr>
                <w:rFonts w:ascii="Arial" w:eastAsia="Arial" w:hAnsi="Arial" w:cs="Arial"/>
                <w:color w:val="000000"/>
                <w:sz w:val="20"/>
                <w:szCs w:val="20"/>
              </w:rPr>
            </w:rPrChange>
          </w:rPr>
          <w:delText xml:space="preserve">human cells/microorganism </w:delText>
        </w:r>
      </w:del>
      <w:ins w:id="292" w:author="Matthew Blango" w:date="2026-02-01T11:13:00Z">
        <w:del w:id="293" w:author="xiaoqing pan" w:date="2026-02-01T13:13:00Z">
          <w:r w:rsidR="004E178F" w:rsidRPr="00F4738D" w:rsidDel="00C415BC">
            <w:rPr>
              <w:rFonts w:asciiTheme="majorHAnsi" w:eastAsia="Arial" w:hAnsiTheme="majorHAnsi" w:cstheme="majorHAnsi"/>
              <w:color w:val="000000"/>
              <w:sz w:val="20"/>
              <w:szCs w:val="20"/>
              <w:rPrChange w:id="294" w:author="xiaoqing pan" w:date="2026-02-01T14:17:00Z">
                <w:rPr>
                  <w:rFonts w:ascii="Arial" w:eastAsia="Arial" w:hAnsi="Arial" w:cs="Arial"/>
                  <w:color w:val="000000"/>
                  <w:sz w:val="20"/>
                  <w:szCs w:val="20"/>
                </w:rPr>
              </w:rPrChange>
            </w:rPr>
            <w:delText xml:space="preserve">microbial </w:delText>
          </w:r>
        </w:del>
      </w:ins>
      <w:del w:id="295" w:author="xiaoqing pan" w:date="2026-02-01T13:13:00Z">
        <w:r w:rsidRPr="00F4738D" w:rsidDel="00C415BC">
          <w:rPr>
            <w:rFonts w:asciiTheme="majorHAnsi" w:eastAsia="Arial" w:hAnsiTheme="majorHAnsi" w:cstheme="majorHAnsi"/>
            <w:color w:val="000000"/>
            <w:sz w:val="20"/>
            <w:szCs w:val="20"/>
            <w:rPrChange w:id="296" w:author="xiaoqing pan" w:date="2026-02-01T14:17:00Z">
              <w:rPr>
                <w:rFonts w:ascii="Arial" w:eastAsia="Arial" w:hAnsi="Arial" w:cs="Arial"/>
                <w:color w:val="000000"/>
                <w:sz w:val="20"/>
                <w:szCs w:val="20"/>
              </w:rPr>
            </w:rPrChange>
          </w:rPr>
          <w:delText xml:space="preserve">growth assays, Northern Blot, DNA/RNA isolation, and many others. </w:delText>
        </w:r>
        <w:commentRangeEnd w:id="275"/>
        <w:r w:rsidR="004E178F" w:rsidRPr="00F4738D" w:rsidDel="00C415BC">
          <w:rPr>
            <w:rStyle w:val="CommentReference"/>
            <w:rFonts w:asciiTheme="majorHAnsi" w:eastAsia="Arial" w:hAnsiTheme="majorHAnsi" w:cstheme="majorHAnsi"/>
            <w:color w:val="000000"/>
            <w:sz w:val="20"/>
            <w:szCs w:val="20"/>
            <w:rPrChange w:id="297" w:author="xiaoqing pan" w:date="2026-02-01T14:17:00Z">
              <w:rPr>
                <w:rStyle w:val="CommentReference"/>
                <w:rFonts w:ascii="Arial" w:eastAsia="Arial" w:hAnsi="Arial" w:cs="Arial"/>
                <w:color w:val="000000"/>
                <w:sz w:val="20"/>
                <w:szCs w:val="20"/>
              </w:rPr>
            </w:rPrChange>
          </w:rPr>
          <w:commentReference w:id="275"/>
        </w:r>
      </w:del>
    </w:p>
    <w:p w14:paraId="5C0BA9C0" w14:textId="11D999B1" w:rsidR="00505001" w:rsidRPr="00654EA9" w:rsidDel="00E01467" w:rsidRDefault="00000000">
      <w:pPr>
        <w:widowControl/>
        <w:spacing w:before="200" w:line="276" w:lineRule="auto"/>
        <w:ind w:right="0"/>
        <w:jc w:val="both"/>
        <w:rPr>
          <w:del w:id="298" w:author="xiaoqing pan" w:date="2026-02-01T13:53:00Z"/>
          <w:rFonts w:asciiTheme="majorHAnsi" w:eastAsia="Arial" w:hAnsiTheme="majorHAnsi" w:cstheme="majorHAnsi"/>
          <w:color w:val="000000"/>
          <w:sz w:val="20"/>
          <w:szCs w:val="20"/>
          <w:rPrChange w:id="299" w:author="xiaoqing pan" w:date="2026-02-01T14:44:00Z">
            <w:rPr>
              <w:del w:id="300" w:author="xiaoqing pan" w:date="2026-02-01T13:53:00Z"/>
              <w:rFonts w:asciiTheme="majorHAnsi" w:hAnsiTheme="majorHAnsi" w:cstheme="majorHAnsi"/>
              <w:color w:val="000000"/>
              <w:sz w:val="20"/>
              <w:szCs w:val="20"/>
            </w:rPr>
          </w:rPrChange>
        </w:rPr>
      </w:pPr>
      <w:r w:rsidRPr="00F4738D">
        <w:rPr>
          <w:rFonts w:asciiTheme="majorHAnsi" w:eastAsia="Arial" w:hAnsiTheme="majorHAnsi" w:cstheme="majorHAnsi"/>
          <w:color w:val="000000"/>
          <w:sz w:val="20"/>
          <w:szCs w:val="20"/>
          <w:rPrChange w:id="301" w:author="xiaoqing pan" w:date="2026-02-01T14:17:00Z">
            <w:rPr>
              <w:rFonts w:ascii="Arial" w:eastAsia="Arial" w:hAnsi="Arial" w:cs="Arial"/>
              <w:color w:val="000000"/>
              <w:sz w:val="20"/>
              <w:szCs w:val="20"/>
            </w:rPr>
          </w:rPrChange>
        </w:rPr>
        <w:t xml:space="preserve">What draws me to your lab is the opportunity to dive into cancer research and </w:t>
      </w:r>
      <w:ins w:id="302" w:author="Matthew Blango" w:date="2026-02-01T11:28:00Z">
        <w:r w:rsidR="00C03CE5" w:rsidRPr="00F4738D">
          <w:rPr>
            <w:rFonts w:asciiTheme="majorHAnsi" w:eastAsia="Arial" w:hAnsiTheme="majorHAnsi" w:cstheme="majorHAnsi"/>
            <w:color w:val="000000"/>
            <w:sz w:val="20"/>
            <w:szCs w:val="20"/>
            <w:rPrChange w:id="303" w:author="xiaoqing pan" w:date="2026-02-01T14:17:00Z">
              <w:rPr>
                <w:rFonts w:ascii="Arial" w:eastAsia="Arial" w:hAnsi="Arial" w:cs="Arial"/>
                <w:color w:val="000000"/>
                <w:sz w:val="20"/>
                <w:szCs w:val="20"/>
              </w:rPr>
            </w:rPrChange>
          </w:rPr>
          <w:t xml:space="preserve">learn </w:t>
        </w:r>
      </w:ins>
      <w:r w:rsidRPr="00F4738D">
        <w:rPr>
          <w:rFonts w:asciiTheme="majorHAnsi" w:eastAsia="Arial" w:hAnsiTheme="majorHAnsi" w:cstheme="majorHAnsi"/>
          <w:color w:val="000000"/>
          <w:sz w:val="20"/>
          <w:szCs w:val="20"/>
          <w:rPrChange w:id="304" w:author="xiaoqing pan" w:date="2026-02-01T14:17:00Z">
            <w:rPr>
              <w:rFonts w:ascii="Arial" w:eastAsia="Arial" w:hAnsi="Arial" w:cs="Arial"/>
              <w:color w:val="000000"/>
              <w:sz w:val="20"/>
              <w:szCs w:val="20"/>
            </w:rPr>
          </w:rPrChange>
        </w:rPr>
        <w:t xml:space="preserve">comparative genomic analysis. I studied RNA </w:t>
      </w:r>
      <w:ins w:id="305" w:author="Matthew Blango" w:date="2026-02-01T11:16:00Z">
        <w:r w:rsidR="004E178F" w:rsidRPr="00F4738D">
          <w:rPr>
            <w:rFonts w:asciiTheme="majorHAnsi" w:eastAsia="Arial" w:hAnsiTheme="majorHAnsi" w:cstheme="majorHAnsi"/>
            <w:color w:val="000000"/>
            <w:sz w:val="20"/>
            <w:szCs w:val="20"/>
            <w:rPrChange w:id="306" w:author="xiaoqing pan" w:date="2026-02-01T14:17:00Z">
              <w:rPr>
                <w:rFonts w:ascii="Arial" w:eastAsia="Arial" w:hAnsi="Arial" w:cs="Arial"/>
                <w:color w:val="000000"/>
                <w:sz w:val="20"/>
                <w:szCs w:val="20"/>
              </w:rPr>
            </w:rPrChange>
          </w:rPr>
          <w:t>regulati</w:t>
        </w:r>
      </w:ins>
      <w:ins w:id="307" w:author="Matthew Blango" w:date="2026-02-01T11:17:00Z">
        <w:r w:rsidR="004E178F" w:rsidRPr="00F4738D">
          <w:rPr>
            <w:rFonts w:asciiTheme="majorHAnsi" w:eastAsia="Arial" w:hAnsiTheme="majorHAnsi" w:cstheme="majorHAnsi"/>
            <w:color w:val="000000"/>
            <w:sz w:val="20"/>
            <w:szCs w:val="20"/>
            <w:rPrChange w:id="308" w:author="xiaoqing pan" w:date="2026-02-01T14:17:00Z">
              <w:rPr>
                <w:rFonts w:ascii="Arial" w:eastAsia="Arial" w:hAnsi="Arial" w:cs="Arial"/>
                <w:color w:val="000000"/>
                <w:sz w:val="20"/>
                <w:szCs w:val="20"/>
              </w:rPr>
            </w:rPrChange>
          </w:rPr>
          <w:t xml:space="preserve">on </w:t>
        </w:r>
      </w:ins>
      <w:r w:rsidRPr="00F4738D">
        <w:rPr>
          <w:rFonts w:asciiTheme="majorHAnsi" w:eastAsia="Arial" w:hAnsiTheme="majorHAnsi" w:cstheme="majorHAnsi"/>
          <w:color w:val="000000"/>
          <w:sz w:val="20"/>
          <w:szCs w:val="20"/>
          <w:rPrChange w:id="309" w:author="xiaoqing pan" w:date="2026-02-01T14:17:00Z">
            <w:rPr>
              <w:rFonts w:ascii="Arial" w:eastAsia="Arial" w:hAnsi="Arial" w:cs="Arial"/>
              <w:color w:val="000000"/>
              <w:sz w:val="20"/>
              <w:szCs w:val="20"/>
            </w:rPr>
          </w:rPrChange>
        </w:rPr>
        <w:t xml:space="preserve">during my </w:t>
      </w:r>
      <w:del w:id="310" w:author="Matthew Blango" w:date="2026-02-01T11:17:00Z">
        <w:r w:rsidRPr="00F4738D" w:rsidDel="004E178F">
          <w:rPr>
            <w:rFonts w:asciiTheme="majorHAnsi" w:eastAsia="Arial" w:hAnsiTheme="majorHAnsi" w:cstheme="majorHAnsi"/>
            <w:color w:val="000000"/>
            <w:sz w:val="20"/>
            <w:szCs w:val="20"/>
            <w:rPrChange w:id="311" w:author="xiaoqing pan" w:date="2026-02-01T14:17:00Z">
              <w:rPr>
                <w:rFonts w:ascii="Arial" w:eastAsia="Arial" w:hAnsi="Arial" w:cs="Arial"/>
                <w:color w:val="000000"/>
                <w:sz w:val="20"/>
                <w:szCs w:val="20"/>
              </w:rPr>
            </w:rPrChange>
          </w:rPr>
          <w:delText xml:space="preserve">masters </w:delText>
        </w:r>
      </w:del>
      <w:ins w:id="312" w:author="Matthew Blango" w:date="2026-02-01T11:17:00Z">
        <w:r w:rsidR="004E178F" w:rsidRPr="00F4738D">
          <w:rPr>
            <w:rFonts w:asciiTheme="majorHAnsi" w:eastAsia="Arial" w:hAnsiTheme="majorHAnsi" w:cstheme="majorHAnsi"/>
            <w:color w:val="000000"/>
            <w:sz w:val="20"/>
            <w:szCs w:val="20"/>
            <w:rPrChange w:id="313" w:author="xiaoqing pan" w:date="2026-02-01T14:17:00Z">
              <w:rPr>
                <w:rFonts w:ascii="Arial" w:eastAsia="Arial" w:hAnsi="Arial" w:cs="Arial"/>
                <w:color w:val="000000"/>
                <w:sz w:val="20"/>
                <w:szCs w:val="20"/>
              </w:rPr>
            </w:rPrChange>
          </w:rPr>
          <w:t xml:space="preserve">Masters </w:t>
        </w:r>
      </w:ins>
      <w:r w:rsidRPr="00F4738D">
        <w:rPr>
          <w:rFonts w:asciiTheme="majorHAnsi" w:eastAsia="Arial" w:hAnsiTheme="majorHAnsi" w:cstheme="majorHAnsi"/>
          <w:color w:val="000000"/>
          <w:sz w:val="20"/>
          <w:szCs w:val="20"/>
          <w:rPrChange w:id="314" w:author="xiaoqing pan" w:date="2026-02-01T14:17:00Z">
            <w:rPr>
              <w:rFonts w:ascii="Arial" w:eastAsia="Arial" w:hAnsi="Arial" w:cs="Arial"/>
              <w:color w:val="000000"/>
              <w:sz w:val="20"/>
              <w:szCs w:val="20"/>
            </w:rPr>
          </w:rPrChange>
        </w:rPr>
        <w:t>and PhD</w:t>
      </w:r>
      <w:ins w:id="315" w:author="Matthew Blango" w:date="2026-02-01T11:18:00Z">
        <w:r w:rsidR="00A81DB5" w:rsidRPr="00F4738D">
          <w:rPr>
            <w:rFonts w:asciiTheme="majorHAnsi" w:eastAsia="Arial" w:hAnsiTheme="majorHAnsi" w:cstheme="majorHAnsi"/>
            <w:color w:val="000000"/>
            <w:sz w:val="20"/>
            <w:szCs w:val="20"/>
            <w:rPrChange w:id="316" w:author="xiaoqing pan" w:date="2026-02-01T14:17:00Z">
              <w:rPr>
                <w:rFonts w:ascii="Arial" w:eastAsia="Arial" w:hAnsi="Arial" w:cs="Arial"/>
                <w:color w:val="000000"/>
                <w:sz w:val="20"/>
                <w:szCs w:val="20"/>
              </w:rPr>
            </w:rPrChange>
          </w:rPr>
          <w:t>, and</w:t>
        </w:r>
      </w:ins>
      <w:del w:id="317" w:author="Matthew Blango" w:date="2026-02-01T11:18:00Z">
        <w:r w:rsidRPr="00F4738D" w:rsidDel="00A81DB5">
          <w:rPr>
            <w:rFonts w:asciiTheme="majorHAnsi" w:eastAsia="Arial" w:hAnsiTheme="majorHAnsi" w:cstheme="majorHAnsi"/>
            <w:color w:val="000000"/>
            <w:sz w:val="20"/>
            <w:szCs w:val="20"/>
            <w:rPrChange w:id="318" w:author="xiaoqing pan" w:date="2026-02-01T14:17:00Z">
              <w:rPr>
                <w:rFonts w:ascii="Arial" w:eastAsia="Arial" w:hAnsi="Arial" w:cs="Arial"/>
                <w:color w:val="000000"/>
                <w:sz w:val="20"/>
                <w:szCs w:val="20"/>
              </w:rPr>
            </w:rPrChange>
          </w:rPr>
          <w:delText>.</w:delText>
        </w:r>
      </w:del>
      <w:r w:rsidRPr="00F4738D">
        <w:rPr>
          <w:rFonts w:asciiTheme="majorHAnsi" w:eastAsia="Arial" w:hAnsiTheme="majorHAnsi" w:cstheme="majorHAnsi"/>
          <w:color w:val="000000"/>
          <w:sz w:val="20"/>
          <w:szCs w:val="20"/>
          <w:rPrChange w:id="319" w:author="xiaoqing pan" w:date="2026-02-01T14:17:00Z">
            <w:rPr>
              <w:rFonts w:ascii="Arial" w:eastAsia="Arial" w:hAnsi="Arial" w:cs="Arial"/>
              <w:color w:val="000000"/>
              <w:sz w:val="20"/>
              <w:szCs w:val="20"/>
            </w:rPr>
          </w:rPrChange>
        </w:rPr>
        <w:t xml:space="preserve"> I’d like to take the opportunity to </w:t>
      </w:r>
      <w:del w:id="320" w:author="Matthew Blango" w:date="2026-02-01T11:17:00Z">
        <w:r w:rsidRPr="00F4738D" w:rsidDel="004E178F">
          <w:rPr>
            <w:rFonts w:asciiTheme="majorHAnsi" w:eastAsia="Arial" w:hAnsiTheme="majorHAnsi" w:cstheme="majorHAnsi"/>
            <w:color w:val="000000"/>
            <w:sz w:val="20"/>
            <w:szCs w:val="20"/>
            <w:rPrChange w:id="321" w:author="xiaoqing pan" w:date="2026-02-01T14:17:00Z">
              <w:rPr>
                <w:rFonts w:ascii="Arial" w:eastAsia="Arial" w:hAnsi="Arial" w:cs="Arial"/>
                <w:color w:val="000000"/>
                <w:sz w:val="20"/>
                <w:szCs w:val="20"/>
              </w:rPr>
            </w:rPrChange>
          </w:rPr>
          <w:delText>change</w:delText>
        </w:r>
      </w:del>
      <w:ins w:id="322" w:author="Matthew Blango" w:date="2026-02-01T11:17:00Z">
        <w:r w:rsidR="004E178F" w:rsidRPr="00F4738D">
          <w:rPr>
            <w:rFonts w:asciiTheme="majorHAnsi" w:eastAsia="Arial" w:hAnsiTheme="majorHAnsi" w:cstheme="majorHAnsi"/>
            <w:color w:val="000000"/>
            <w:sz w:val="20"/>
            <w:szCs w:val="20"/>
            <w:rPrChange w:id="323" w:author="xiaoqing pan" w:date="2026-02-01T14:17:00Z">
              <w:rPr>
                <w:rFonts w:ascii="Arial" w:eastAsia="Arial" w:hAnsi="Arial" w:cs="Arial"/>
                <w:color w:val="000000"/>
                <w:sz w:val="20"/>
                <w:szCs w:val="20"/>
              </w:rPr>
            </w:rPrChange>
          </w:rPr>
          <w:t xml:space="preserve">complement my skillset </w:t>
        </w:r>
      </w:ins>
      <w:del w:id="324" w:author="Matthew Blango" w:date="2026-02-01T11:17:00Z">
        <w:r w:rsidRPr="00F4738D" w:rsidDel="004E178F">
          <w:rPr>
            <w:rFonts w:asciiTheme="majorHAnsi" w:eastAsia="Arial" w:hAnsiTheme="majorHAnsi" w:cstheme="majorHAnsi"/>
            <w:color w:val="000000"/>
            <w:sz w:val="20"/>
            <w:szCs w:val="20"/>
            <w:rPrChange w:id="325" w:author="xiaoqing pan" w:date="2026-02-01T14:17:00Z">
              <w:rPr>
                <w:rFonts w:ascii="Arial" w:eastAsia="Arial" w:hAnsi="Arial" w:cs="Arial"/>
                <w:color w:val="000000"/>
                <w:sz w:val="20"/>
                <w:szCs w:val="20"/>
              </w:rPr>
            </w:rPrChange>
          </w:rPr>
          <w:delText xml:space="preserve"> </w:delText>
        </w:r>
      </w:del>
      <w:del w:id="326" w:author="Matthew Blango" w:date="2026-02-01T11:18:00Z">
        <w:r w:rsidRPr="00F4738D" w:rsidDel="00A81DB5">
          <w:rPr>
            <w:rFonts w:asciiTheme="majorHAnsi" w:eastAsia="Arial" w:hAnsiTheme="majorHAnsi" w:cstheme="majorHAnsi"/>
            <w:color w:val="000000"/>
            <w:sz w:val="20"/>
            <w:szCs w:val="20"/>
            <w:rPrChange w:id="327" w:author="xiaoqing pan" w:date="2026-02-01T14:17:00Z">
              <w:rPr>
                <w:rFonts w:ascii="Arial" w:eastAsia="Arial" w:hAnsi="Arial" w:cs="Arial"/>
                <w:color w:val="000000"/>
                <w:sz w:val="20"/>
                <w:szCs w:val="20"/>
              </w:rPr>
            </w:rPrChange>
          </w:rPr>
          <w:delText xml:space="preserve">the subject to </w:delText>
        </w:r>
      </w:del>
      <w:r w:rsidRPr="00F4738D">
        <w:rPr>
          <w:rFonts w:asciiTheme="majorHAnsi" w:eastAsia="Arial" w:hAnsiTheme="majorHAnsi" w:cstheme="majorHAnsi"/>
          <w:color w:val="000000"/>
          <w:sz w:val="20"/>
          <w:szCs w:val="20"/>
          <w:rPrChange w:id="328" w:author="xiaoqing pan" w:date="2026-02-01T14:17:00Z">
            <w:rPr>
              <w:rFonts w:ascii="Arial" w:eastAsia="Arial" w:hAnsi="Arial" w:cs="Arial"/>
              <w:color w:val="000000"/>
              <w:sz w:val="20"/>
              <w:szCs w:val="20"/>
            </w:rPr>
          </w:rPrChange>
        </w:rPr>
        <w:t xml:space="preserve">DNA </w:t>
      </w:r>
      <w:ins w:id="329" w:author="Matthew Blango" w:date="2026-02-01T11:18:00Z">
        <w:r w:rsidR="00A81DB5" w:rsidRPr="00F4738D">
          <w:rPr>
            <w:rFonts w:asciiTheme="majorHAnsi" w:eastAsia="Arial" w:hAnsiTheme="majorHAnsi" w:cstheme="majorHAnsi"/>
            <w:color w:val="000000"/>
            <w:sz w:val="20"/>
            <w:szCs w:val="20"/>
            <w:rPrChange w:id="330" w:author="xiaoqing pan" w:date="2026-02-01T14:17:00Z">
              <w:rPr>
                <w:rFonts w:ascii="Arial" w:eastAsia="Arial" w:hAnsi="Arial" w:cs="Arial"/>
                <w:color w:val="000000"/>
                <w:sz w:val="20"/>
                <w:szCs w:val="20"/>
              </w:rPr>
            </w:rPrChange>
          </w:rPr>
          <w:t>technologies together with your expertise</w:t>
        </w:r>
      </w:ins>
      <w:del w:id="331" w:author="Matthew Blango" w:date="2026-02-01T11:19:00Z">
        <w:r w:rsidRPr="00F4738D" w:rsidDel="00A81DB5">
          <w:rPr>
            <w:rFonts w:asciiTheme="majorHAnsi" w:eastAsia="Arial" w:hAnsiTheme="majorHAnsi" w:cstheme="majorHAnsi"/>
            <w:color w:val="000000"/>
            <w:sz w:val="20"/>
            <w:szCs w:val="20"/>
            <w:rPrChange w:id="332" w:author="xiaoqing pan" w:date="2026-02-01T14:17:00Z">
              <w:rPr>
                <w:rFonts w:ascii="Arial" w:eastAsia="Arial" w:hAnsi="Arial" w:cs="Arial"/>
                <w:color w:val="000000"/>
                <w:sz w:val="20"/>
                <w:szCs w:val="20"/>
              </w:rPr>
            </w:rPrChange>
          </w:rPr>
          <w:delText>and not limit my research interest in one topic</w:delText>
        </w:r>
      </w:del>
      <w:r w:rsidRPr="00F4738D">
        <w:rPr>
          <w:rFonts w:asciiTheme="majorHAnsi" w:eastAsia="Arial" w:hAnsiTheme="majorHAnsi" w:cstheme="majorHAnsi"/>
          <w:color w:val="000000"/>
          <w:sz w:val="20"/>
          <w:szCs w:val="20"/>
          <w:rPrChange w:id="333" w:author="xiaoqing pan" w:date="2026-02-01T14:17:00Z">
            <w:rPr>
              <w:rFonts w:ascii="Arial" w:eastAsia="Arial" w:hAnsi="Arial" w:cs="Arial"/>
              <w:color w:val="000000"/>
              <w:sz w:val="20"/>
              <w:szCs w:val="20"/>
            </w:rPr>
          </w:rPrChange>
        </w:rPr>
        <w:t xml:space="preserve">. This is realistic since genomic analysis also relies on </w:t>
      </w:r>
      <w:commentRangeStart w:id="334"/>
      <w:del w:id="335" w:author="xiaoqing pan" w:date="2026-02-01T13:15:00Z">
        <w:r w:rsidRPr="00F4738D" w:rsidDel="006431FC">
          <w:rPr>
            <w:rFonts w:asciiTheme="majorHAnsi" w:eastAsia="Arial" w:hAnsiTheme="majorHAnsi" w:cstheme="majorHAnsi"/>
            <w:color w:val="000000"/>
            <w:sz w:val="20"/>
            <w:szCs w:val="20"/>
            <w:rPrChange w:id="336" w:author="xiaoqing pan" w:date="2026-02-01T14:17:00Z">
              <w:rPr>
                <w:rFonts w:ascii="Arial" w:eastAsia="Arial" w:hAnsi="Arial" w:cs="Arial"/>
                <w:color w:val="000000"/>
                <w:sz w:val="20"/>
                <w:szCs w:val="20"/>
              </w:rPr>
            </w:rPrChange>
          </w:rPr>
          <w:delText>RNA</w:delText>
        </w:r>
        <w:commentRangeEnd w:id="334"/>
        <w:r w:rsidR="00A81DB5" w:rsidRPr="00F4738D" w:rsidDel="006431FC">
          <w:rPr>
            <w:rStyle w:val="CommentReference"/>
            <w:rFonts w:asciiTheme="majorHAnsi" w:eastAsia="Arial" w:hAnsiTheme="majorHAnsi" w:cstheme="majorHAnsi"/>
            <w:color w:val="000000"/>
            <w:sz w:val="20"/>
            <w:szCs w:val="20"/>
            <w:rPrChange w:id="337" w:author="xiaoqing pan" w:date="2026-02-01T14:17:00Z">
              <w:rPr>
                <w:rStyle w:val="CommentReference"/>
                <w:rFonts w:ascii="Arial" w:eastAsia="Arial" w:hAnsi="Arial" w:cs="Arial"/>
                <w:color w:val="000000"/>
                <w:sz w:val="20"/>
                <w:szCs w:val="20"/>
              </w:rPr>
            </w:rPrChange>
          </w:rPr>
          <w:commentReference w:id="334"/>
        </w:r>
        <w:r w:rsidRPr="00F4738D" w:rsidDel="006431FC">
          <w:rPr>
            <w:rFonts w:asciiTheme="majorHAnsi" w:eastAsia="Arial" w:hAnsiTheme="majorHAnsi" w:cstheme="majorHAnsi"/>
            <w:color w:val="000000"/>
            <w:sz w:val="20"/>
            <w:szCs w:val="20"/>
            <w:rPrChange w:id="338" w:author="xiaoqing pan" w:date="2026-02-01T14:17:00Z">
              <w:rPr>
                <w:rFonts w:ascii="Arial" w:eastAsia="Arial" w:hAnsi="Arial" w:cs="Arial"/>
                <w:color w:val="000000"/>
                <w:sz w:val="20"/>
                <w:szCs w:val="20"/>
              </w:rPr>
            </w:rPrChange>
          </w:rPr>
          <w:delText>-seq</w:delText>
        </w:r>
      </w:del>
      <w:ins w:id="339" w:author="xiaoqing pan" w:date="2026-02-01T13:14:00Z">
        <w:r w:rsidR="006431FC" w:rsidRPr="00F4738D">
          <w:rPr>
            <w:rFonts w:asciiTheme="majorHAnsi" w:eastAsia="Arial" w:hAnsiTheme="majorHAnsi" w:cstheme="majorHAnsi"/>
            <w:color w:val="000000"/>
            <w:sz w:val="20"/>
            <w:szCs w:val="20"/>
            <w:rPrChange w:id="340" w:author="xiaoqing pan" w:date="2026-02-01T14:17:00Z">
              <w:rPr>
                <w:rFonts w:ascii="Arial" w:eastAsia="Arial" w:hAnsi="Arial" w:cs="Arial"/>
                <w:color w:val="000000"/>
                <w:sz w:val="20"/>
                <w:szCs w:val="20"/>
              </w:rPr>
            </w:rPrChange>
          </w:rPr>
          <w:t>high-throughput</w:t>
        </w:r>
      </w:ins>
      <w:ins w:id="341" w:author="xiaoqing pan" w:date="2026-02-01T13:15:00Z">
        <w:r w:rsidR="006431FC" w:rsidRPr="00F4738D">
          <w:rPr>
            <w:rFonts w:asciiTheme="majorHAnsi" w:eastAsia="Arial" w:hAnsiTheme="majorHAnsi" w:cstheme="majorHAnsi"/>
            <w:color w:val="000000"/>
            <w:sz w:val="20"/>
            <w:szCs w:val="20"/>
            <w:rPrChange w:id="342" w:author="xiaoqing pan" w:date="2026-02-01T14:17:00Z">
              <w:rPr>
                <w:rFonts w:ascii="Arial" w:eastAsia="Arial" w:hAnsi="Arial" w:cs="Arial"/>
                <w:color w:val="000000"/>
                <w:sz w:val="20"/>
                <w:szCs w:val="20"/>
              </w:rPr>
            </w:rPrChange>
          </w:rPr>
          <w:t xml:space="preserve"> sequencing technology</w:t>
        </w:r>
      </w:ins>
      <w:r w:rsidRPr="00F4738D">
        <w:rPr>
          <w:rFonts w:asciiTheme="majorHAnsi" w:eastAsia="Arial" w:hAnsiTheme="majorHAnsi" w:cstheme="majorHAnsi"/>
          <w:color w:val="000000"/>
          <w:sz w:val="20"/>
          <w:szCs w:val="20"/>
          <w:rPrChange w:id="343" w:author="xiaoqing pan" w:date="2026-02-01T14:17:00Z">
            <w:rPr>
              <w:rFonts w:ascii="Arial" w:eastAsia="Arial" w:hAnsi="Arial" w:cs="Arial"/>
              <w:color w:val="000000"/>
              <w:sz w:val="20"/>
              <w:szCs w:val="20"/>
            </w:rPr>
          </w:rPrChange>
        </w:rPr>
        <w:t xml:space="preserve">. </w:t>
      </w:r>
      <w:ins w:id="344" w:author="xiaoqing pan" w:date="2026-02-01T13:31:00Z">
        <w:r w:rsidR="007E75D4" w:rsidRPr="00F4738D">
          <w:rPr>
            <w:rFonts w:asciiTheme="majorHAnsi" w:eastAsia="Arial" w:hAnsiTheme="majorHAnsi" w:cstheme="majorHAnsi"/>
            <w:color w:val="000000"/>
            <w:sz w:val="20"/>
            <w:szCs w:val="20"/>
            <w:rPrChange w:id="345" w:author="xiaoqing pan" w:date="2026-02-01T14:17:00Z">
              <w:rPr>
                <w:rFonts w:ascii="Arial" w:eastAsia="Arial" w:hAnsi="Arial" w:cs="Arial"/>
                <w:color w:val="000000"/>
                <w:sz w:val="20"/>
                <w:szCs w:val="20"/>
              </w:rPr>
            </w:rPrChange>
          </w:rPr>
          <w:t xml:space="preserve">Second, </w:t>
        </w:r>
      </w:ins>
      <w:ins w:id="346" w:author="xiaoqing pan" w:date="2026-02-01T13:32:00Z">
        <w:r w:rsidR="007E75D4" w:rsidRPr="00F4738D">
          <w:rPr>
            <w:rFonts w:asciiTheme="majorHAnsi" w:eastAsia="Arial" w:hAnsiTheme="majorHAnsi" w:cstheme="majorHAnsi"/>
            <w:color w:val="000000"/>
            <w:sz w:val="20"/>
            <w:szCs w:val="20"/>
            <w:rPrChange w:id="347" w:author="xiaoqing pan" w:date="2026-02-01T14:17:00Z">
              <w:rPr>
                <w:rFonts w:ascii="Arial" w:eastAsia="Arial" w:hAnsi="Arial" w:cs="Arial"/>
                <w:color w:val="000000"/>
                <w:sz w:val="20"/>
                <w:szCs w:val="20"/>
              </w:rPr>
            </w:rPrChange>
          </w:rPr>
          <w:t>I began to investigate host response in my PhD</w:t>
        </w:r>
      </w:ins>
      <w:ins w:id="348" w:author="xiaoqing pan" w:date="2026-02-01T13:33:00Z">
        <w:r w:rsidR="007E75D4" w:rsidRPr="00F4738D">
          <w:rPr>
            <w:rFonts w:asciiTheme="majorHAnsi" w:eastAsia="Arial" w:hAnsiTheme="majorHAnsi" w:cstheme="majorHAnsi"/>
            <w:color w:val="000000"/>
            <w:sz w:val="20"/>
            <w:szCs w:val="20"/>
            <w:rPrChange w:id="349" w:author="xiaoqing pan" w:date="2026-02-01T14:17:00Z">
              <w:rPr>
                <w:rFonts w:ascii="Arial" w:eastAsia="Arial" w:hAnsi="Arial" w:cs="Arial"/>
                <w:color w:val="000000"/>
                <w:sz w:val="20"/>
                <w:szCs w:val="20"/>
              </w:rPr>
            </w:rPrChange>
          </w:rPr>
          <w:t xml:space="preserve">, which created my interest in better understanding human nucleic acid regulation. </w:t>
        </w:r>
      </w:ins>
      <w:ins w:id="350" w:author="xiaoqing pan" w:date="2026-02-01T13:50:00Z">
        <w:r w:rsidR="00BC5311" w:rsidRPr="00F4738D">
          <w:rPr>
            <w:rFonts w:asciiTheme="majorHAnsi" w:eastAsia="Arial" w:hAnsiTheme="majorHAnsi" w:cstheme="majorHAnsi"/>
            <w:color w:val="000000"/>
            <w:sz w:val="20"/>
            <w:szCs w:val="20"/>
            <w:rPrChange w:id="351" w:author="xiaoqing pan" w:date="2026-02-01T14:17:00Z">
              <w:rPr>
                <w:rFonts w:ascii="Arial" w:eastAsia="Arial" w:hAnsi="Arial" w:cs="Arial"/>
                <w:color w:val="000000"/>
                <w:sz w:val="20"/>
                <w:szCs w:val="20"/>
              </w:rPr>
            </w:rPrChange>
          </w:rPr>
          <w:t xml:space="preserve">I believe </w:t>
        </w:r>
      </w:ins>
      <w:ins w:id="352" w:author="xiaoqing pan" w:date="2026-02-01T14:59:00Z">
        <w:r w:rsidR="00122F8E">
          <w:rPr>
            <w:rFonts w:asciiTheme="majorHAnsi" w:eastAsia="Arial" w:hAnsiTheme="majorHAnsi" w:cstheme="majorHAnsi"/>
            <w:color w:val="000000"/>
            <w:sz w:val="20"/>
            <w:szCs w:val="20"/>
          </w:rPr>
          <w:t xml:space="preserve">this position is an opportunity to step forward to it. </w:t>
        </w:r>
      </w:ins>
      <w:ins w:id="353" w:author="xiaoqing pan" w:date="2026-02-01T13:51:00Z">
        <w:r w:rsidR="00A97612" w:rsidRPr="00F4738D">
          <w:rPr>
            <w:rFonts w:asciiTheme="majorHAnsi" w:eastAsia="Arial" w:hAnsiTheme="majorHAnsi" w:cstheme="majorHAnsi"/>
            <w:color w:val="000000"/>
            <w:sz w:val="20"/>
            <w:szCs w:val="20"/>
            <w:rPrChange w:id="354" w:author="xiaoqing pan" w:date="2026-02-01T14:17:00Z">
              <w:rPr>
                <w:rFonts w:ascii="Arial" w:eastAsia="Arial" w:hAnsi="Arial" w:cs="Arial"/>
                <w:color w:val="000000"/>
                <w:sz w:val="20"/>
                <w:szCs w:val="20"/>
              </w:rPr>
            </w:rPrChange>
          </w:rPr>
          <w:t>Third, I am seeking an international collaborative work environment, as I find integration into a vibrant team importan</w:t>
        </w:r>
      </w:ins>
      <w:ins w:id="355" w:author="xiaoqing pan" w:date="2026-02-01T13:52:00Z">
        <w:r w:rsidR="00A97612" w:rsidRPr="00F4738D">
          <w:rPr>
            <w:rFonts w:asciiTheme="majorHAnsi" w:eastAsia="Arial" w:hAnsiTheme="majorHAnsi" w:cstheme="majorHAnsi"/>
            <w:color w:val="000000"/>
            <w:sz w:val="20"/>
            <w:szCs w:val="20"/>
            <w:rPrChange w:id="356" w:author="xiaoqing pan" w:date="2026-02-01T14:17:00Z">
              <w:rPr>
                <w:rFonts w:ascii="Arial" w:eastAsia="Arial" w:hAnsi="Arial" w:cs="Arial"/>
                <w:color w:val="000000"/>
                <w:sz w:val="20"/>
                <w:szCs w:val="20"/>
              </w:rPr>
            </w:rPrChange>
          </w:rPr>
          <w:t xml:space="preserve">t for my development and performing high-quality science. DKFZ </w:t>
        </w:r>
      </w:ins>
      <w:del w:id="357" w:author="xiaoqing pan" w:date="2026-02-01T13:52:00Z">
        <w:r w:rsidRPr="00F4738D" w:rsidDel="00A97612">
          <w:rPr>
            <w:rFonts w:asciiTheme="majorHAnsi" w:eastAsia="Arial" w:hAnsiTheme="majorHAnsi" w:cstheme="majorHAnsi"/>
            <w:color w:val="000000"/>
            <w:sz w:val="20"/>
            <w:szCs w:val="20"/>
            <w:rPrChange w:id="358" w:author="xiaoqing pan" w:date="2026-02-01T14:17:00Z">
              <w:rPr>
                <w:rFonts w:ascii="Arial" w:eastAsia="Arial" w:hAnsi="Arial" w:cs="Arial"/>
                <w:color w:val="000000"/>
                <w:sz w:val="20"/>
                <w:szCs w:val="20"/>
              </w:rPr>
            </w:rPrChange>
          </w:rPr>
          <w:delText xml:space="preserve">Second, DKFZ </w:delText>
        </w:r>
      </w:del>
      <w:r w:rsidRPr="00F4738D">
        <w:rPr>
          <w:rFonts w:asciiTheme="majorHAnsi" w:eastAsia="Arial" w:hAnsiTheme="majorHAnsi" w:cstheme="majorHAnsi"/>
          <w:color w:val="000000"/>
          <w:sz w:val="20"/>
          <w:szCs w:val="20"/>
          <w:rPrChange w:id="359" w:author="xiaoqing pan" w:date="2026-02-01T14:17:00Z">
            <w:rPr>
              <w:rFonts w:ascii="Arial" w:eastAsia="Arial" w:hAnsi="Arial" w:cs="Arial"/>
              <w:color w:val="000000"/>
              <w:sz w:val="20"/>
              <w:szCs w:val="20"/>
            </w:rPr>
          </w:rPrChange>
        </w:rPr>
        <w:t xml:space="preserve">is the largest biomedical research institution in Germany. </w:t>
      </w:r>
      <w:ins w:id="360" w:author="xiaoqing pan" w:date="2026-02-01T14:43:00Z">
        <w:r w:rsidR="00E01467">
          <w:rPr>
            <w:rFonts w:asciiTheme="majorHAnsi" w:eastAsia="Arial" w:hAnsiTheme="majorHAnsi" w:cstheme="majorHAnsi"/>
            <w:color w:val="000000"/>
            <w:sz w:val="20"/>
            <w:szCs w:val="20"/>
          </w:rPr>
          <w:t xml:space="preserve">I also value the interdisciplinary nature of your team. I noticed your group includes members with diverse backgrounds </w:t>
        </w:r>
        <w:r w:rsidR="00654EA9">
          <w:rPr>
            <w:rFonts w:asciiTheme="majorHAnsi" w:eastAsia="Arial" w:hAnsiTheme="majorHAnsi" w:cstheme="majorHAnsi"/>
            <w:color w:val="000000"/>
            <w:sz w:val="20"/>
            <w:szCs w:val="20"/>
          </w:rPr>
          <w:t xml:space="preserve">(e.g., </w:t>
        </w:r>
        <w:r w:rsidR="00654EA9">
          <w:rPr>
            <w:rFonts w:asciiTheme="majorHAnsi" w:eastAsia="Arial" w:hAnsiTheme="majorHAnsi" w:cstheme="majorHAnsi"/>
            <w:i/>
            <w:iCs/>
            <w:color w:val="000000"/>
            <w:sz w:val="20"/>
            <w:szCs w:val="20"/>
          </w:rPr>
          <w:t xml:space="preserve">Arabidopsis, </w:t>
        </w:r>
        <w:r w:rsidR="00654EA9">
          <w:rPr>
            <w:rFonts w:asciiTheme="majorHAnsi" w:eastAsia="Arial" w:hAnsiTheme="majorHAnsi" w:cstheme="majorHAnsi"/>
            <w:color w:val="000000"/>
            <w:sz w:val="20"/>
            <w:szCs w:val="20"/>
          </w:rPr>
          <w:t xml:space="preserve">RNA chaperone proteins, planarians), and I believe </w:t>
        </w:r>
      </w:ins>
      <w:ins w:id="361" w:author="xiaoqing pan" w:date="2026-02-01T14:44:00Z">
        <w:r w:rsidR="00654EA9">
          <w:rPr>
            <w:rFonts w:asciiTheme="majorHAnsi" w:eastAsia="Arial" w:hAnsiTheme="majorHAnsi" w:cstheme="majorHAnsi"/>
            <w:color w:val="000000"/>
            <w:sz w:val="20"/>
            <w:szCs w:val="20"/>
          </w:rPr>
          <w:t>that bringing my perspective from fungal genetics and host-path</w:t>
        </w:r>
      </w:ins>
      <w:ins w:id="362" w:author="xiaoqing pan" w:date="2026-02-01T15:00:00Z">
        <w:r w:rsidR="00122F8E">
          <w:rPr>
            <w:rFonts w:asciiTheme="majorHAnsi" w:eastAsia="Arial" w:hAnsiTheme="majorHAnsi" w:cstheme="majorHAnsi"/>
            <w:color w:val="000000"/>
            <w:sz w:val="20"/>
            <w:szCs w:val="20"/>
          </w:rPr>
          <w:t>o</w:t>
        </w:r>
      </w:ins>
      <w:ins w:id="363" w:author="xiaoqing pan" w:date="2026-02-01T14:44:00Z">
        <w:r w:rsidR="00654EA9">
          <w:rPr>
            <w:rFonts w:asciiTheme="majorHAnsi" w:eastAsia="Arial" w:hAnsiTheme="majorHAnsi" w:cstheme="majorHAnsi"/>
            <w:color w:val="000000"/>
            <w:sz w:val="20"/>
            <w:szCs w:val="20"/>
          </w:rPr>
          <w:t>gen immunology could contribute fresh insights to your projects.</w:t>
        </w:r>
      </w:ins>
      <w:ins w:id="364" w:author="xiaoqing pan" w:date="2026-02-01T13:52:00Z">
        <w:r w:rsidR="00A97612" w:rsidRPr="00F4738D">
          <w:rPr>
            <w:rFonts w:asciiTheme="majorHAnsi" w:eastAsia="Arial" w:hAnsiTheme="majorHAnsi" w:cstheme="majorHAnsi"/>
            <w:color w:val="000000"/>
            <w:sz w:val="20"/>
            <w:szCs w:val="20"/>
            <w:rPrChange w:id="365" w:author="xiaoqing pan" w:date="2026-02-01T14:17:00Z">
              <w:rPr>
                <w:rFonts w:ascii="Arial" w:eastAsia="Arial" w:hAnsi="Arial" w:cs="Arial"/>
                <w:color w:val="000000"/>
                <w:sz w:val="20"/>
                <w:szCs w:val="20"/>
              </w:rPr>
            </w:rPrChange>
          </w:rPr>
          <w:t xml:space="preserve"> In the future, I want to improve my writing skills for a grant (e.g., Walter Benjamin Programme</w:t>
        </w:r>
        <w:commentRangeStart w:id="366"/>
        <w:commentRangeEnd w:id="366"/>
        <w:r w:rsidR="00A97612" w:rsidRPr="00F4738D">
          <w:rPr>
            <w:rStyle w:val="CommentReference"/>
            <w:rFonts w:asciiTheme="majorHAnsi" w:eastAsia="Arial" w:hAnsiTheme="majorHAnsi" w:cstheme="majorHAnsi"/>
            <w:color w:val="000000"/>
            <w:sz w:val="20"/>
            <w:szCs w:val="20"/>
            <w:rPrChange w:id="367" w:author="xiaoqing pan" w:date="2026-02-01T14:17:00Z">
              <w:rPr>
                <w:rStyle w:val="CommentReference"/>
                <w:rFonts w:ascii="Arial" w:eastAsia="Arial" w:hAnsi="Arial" w:cs="Arial"/>
                <w:color w:val="000000"/>
                <w:sz w:val="20"/>
                <w:szCs w:val="20"/>
              </w:rPr>
            </w:rPrChange>
          </w:rPr>
          <w:commentReference w:id="366"/>
        </w:r>
        <w:r w:rsidR="00A97612" w:rsidRPr="00F4738D">
          <w:rPr>
            <w:rFonts w:asciiTheme="majorHAnsi" w:eastAsia="Arial" w:hAnsiTheme="majorHAnsi" w:cstheme="majorHAnsi"/>
            <w:color w:val="000000"/>
            <w:sz w:val="20"/>
            <w:szCs w:val="20"/>
            <w:rPrChange w:id="368" w:author="xiaoqing pan" w:date="2026-02-01T14:17:00Z">
              <w:rPr>
                <w:rFonts w:ascii="Arial" w:eastAsia="Arial" w:hAnsi="Arial" w:cs="Arial"/>
                <w:color w:val="000000"/>
                <w:sz w:val="20"/>
                <w:szCs w:val="20"/>
              </w:rPr>
            </w:rPrChange>
          </w:rPr>
          <w:t>).</w:t>
        </w:r>
      </w:ins>
      <w:commentRangeStart w:id="369"/>
      <w:del w:id="370" w:author="xiaoqing pan" w:date="2026-02-01T13:53:00Z">
        <w:r w:rsidRPr="00F4738D" w:rsidDel="00A97612">
          <w:rPr>
            <w:rFonts w:asciiTheme="majorHAnsi" w:eastAsia="Arial" w:hAnsiTheme="majorHAnsi" w:cstheme="majorHAnsi"/>
            <w:color w:val="000000"/>
            <w:sz w:val="20"/>
            <w:szCs w:val="20"/>
            <w:rPrChange w:id="371" w:author="xiaoqing pan" w:date="2026-02-01T14:17:00Z">
              <w:rPr>
                <w:rFonts w:ascii="Arial" w:eastAsia="Arial" w:hAnsi="Arial" w:cs="Arial"/>
                <w:color w:val="000000"/>
                <w:sz w:val="20"/>
                <w:szCs w:val="20"/>
              </w:rPr>
            </w:rPrChange>
          </w:rPr>
          <w:delText xml:space="preserve">“Research for a life without cancer” is what I’m eager to contribute to. Third, your lab is diverse. </w:delText>
        </w:r>
        <w:commentRangeEnd w:id="369"/>
        <w:r w:rsidR="00A81DB5" w:rsidRPr="00F4738D" w:rsidDel="00A97612">
          <w:rPr>
            <w:rStyle w:val="CommentReference"/>
            <w:rFonts w:asciiTheme="majorHAnsi" w:eastAsia="Arial" w:hAnsiTheme="majorHAnsi" w:cstheme="majorHAnsi"/>
            <w:color w:val="000000"/>
            <w:sz w:val="20"/>
            <w:szCs w:val="20"/>
            <w:rPrChange w:id="372" w:author="xiaoqing pan" w:date="2026-02-01T14:17:00Z">
              <w:rPr>
                <w:rStyle w:val="CommentReference"/>
                <w:rFonts w:ascii="Arial" w:eastAsia="Arial" w:hAnsi="Arial" w:cs="Arial"/>
                <w:color w:val="000000"/>
                <w:sz w:val="20"/>
                <w:szCs w:val="20"/>
              </w:rPr>
            </w:rPrChange>
          </w:rPr>
          <w:commentReference w:id="369"/>
        </w:r>
      </w:del>
      <w:del w:id="373" w:author="xiaoqing pan" w:date="2026-02-01T13:52:00Z">
        <w:r w:rsidRPr="00F4738D" w:rsidDel="00A97612">
          <w:rPr>
            <w:rFonts w:asciiTheme="majorHAnsi" w:eastAsia="Arial" w:hAnsiTheme="majorHAnsi" w:cstheme="majorHAnsi"/>
            <w:color w:val="000000"/>
            <w:sz w:val="20"/>
            <w:szCs w:val="20"/>
            <w:rPrChange w:id="374" w:author="xiaoqing pan" w:date="2026-02-01T14:17:00Z">
              <w:rPr>
                <w:rFonts w:ascii="Arial" w:eastAsia="Arial" w:hAnsi="Arial" w:cs="Arial"/>
                <w:color w:val="000000"/>
                <w:sz w:val="20"/>
                <w:szCs w:val="20"/>
              </w:rPr>
            </w:rPrChange>
          </w:rPr>
          <w:delText xml:space="preserve">Through the website, I see that some scientists have the research background in </w:delText>
        </w:r>
        <w:r w:rsidRPr="00F4738D" w:rsidDel="00A97612">
          <w:rPr>
            <w:rFonts w:asciiTheme="majorHAnsi" w:eastAsia="Arial" w:hAnsiTheme="majorHAnsi" w:cstheme="majorHAnsi"/>
            <w:i/>
            <w:iCs/>
            <w:color w:val="000000"/>
            <w:sz w:val="20"/>
            <w:szCs w:val="20"/>
            <w:rPrChange w:id="375" w:author="xiaoqing pan" w:date="2026-02-01T14:17:00Z">
              <w:rPr>
                <w:rFonts w:ascii="Arial" w:eastAsia="Arial" w:hAnsi="Arial" w:cs="Arial"/>
                <w:i/>
                <w:iCs/>
                <w:color w:val="000000"/>
                <w:sz w:val="20"/>
                <w:szCs w:val="20"/>
              </w:rPr>
            </w:rPrChange>
          </w:rPr>
          <w:delText xml:space="preserve">Arabidopsis, </w:delText>
        </w:r>
        <w:r w:rsidRPr="00F4738D" w:rsidDel="00A97612">
          <w:rPr>
            <w:rFonts w:asciiTheme="majorHAnsi" w:eastAsia="Arial" w:hAnsiTheme="majorHAnsi" w:cstheme="majorHAnsi"/>
            <w:color w:val="000000"/>
            <w:sz w:val="20"/>
            <w:szCs w:val="20"/>
            <w:rPrChange w:id="376" w:author="xiaoqing pan" w:date="2026-02-01T14:17:00Z">
              <w:rPr>
                <w:rFonts w:ascii="Arial" w:eastAsia="Arial" w:hAnsi="Arial" w:cs="Arial"/>
                <w:color w:val="000000"/>
                <w:sz w:val="20"/>
                <w:szCs w:val="20"/>
              </w:rPr>
            </w:rPrChange>
          </w:rPr>
          <w:delText>RNA chaperone proteins, and planarian. I believe that having people in different background could sometimes unexpectedly move the projects further. In the future, I want to improve my writing skills for a grant (</w:delText>
        </w:r>
      </w:del>
      <w:ins w:id="377" w:author="Matthew Blango" w:date="2026-02-01T11:20:00Z">
        <w:del w:id="378" w:author="xiaoqing pan" w:date="2026-02-01T13:52:00Z">
          <w:r w:rsidR="00A81DB5" w:rsidRPr="00F4738D" w:rsidDel="00A97612">
            <w:rPr>
              <w:rFonts w:asciiTheme="majorHAnsi" w:eastAsia="Arial" w:hAnsiTheme="majorHAnsi" w:cstheme="majorHAnsi"/>
              <w:color w:val="000000"/>
              <w:sz w:val="20"/>
              <w:szCs w:val="20"/>
              <w:rPrChange w:id="379" w:author="xiaoqing pan" w:date="2026-02-01T14:17:00Z">
                <w:rPr>
                  <w:rFonts w:ascii="Arial" w:eastAsia="Arial" w:hAnsi="Arial" w:cs="Arial"/>
                  <w:color w:val="000000"/>
                  <w:sz w:val="20"/>
                  <w:szCs w:val="20"/>
                </w:rPr>
              </w:rPrChange>
            </w:rPr>
            <w:delText xml:space="preserve">e.g., </w:delText>
          </w:r>
        </w:del>
      </w:ins>
      <w:del w:id="380" w:author="xiaoqing pan" w:date="2026-02-01T13:52:00Z">
        <w:r w:rsidRPr="00F4738D" w:rsidDel="00A97612">
          <w:rPr>
            <w:rFonts w:asciiTheme="majorHAnsi" w:eastAsia="Arial" w:hAnsiTheme="majorHAnsi" w:cstheme="majorHAnsi"/>
            <w:color w:val="000000"/>
            <w:sz w:val="20"/>
            <w:szCs w:val="20"/>
            <w:rPrChange w:id="381" w:author="xiaoqing pan" w:date="2026-02-01T14:17:00Z">
              <w:rPr>
                <w:rFonts w:ascii="Arial" w:eastAsia="Arial" w:hAnsi="Arial" w:cs="Arial"/>
                <w:color w:val="000000"/>
                <w:sz w:val="20"/>
                <w:szCs w:val="20"/>
              </w:rPr>
            </w:rPrChange>
          </w:rPr>
          <w:delText xml:space="preserve">Walter Benjamin Programme </w:delText>
        </w:r>
        <w:commentRangeStart w:id="382"/>
        <w:r w:rsidRPr="00F4738D" w:rsidDel="00A97612">
          <w:rPr>
            <w:rFonts w:asciiTheme="majorHAnsi" w:eastAsia="Arial" w:hAnsiTheme="majorHAnsi" w:cstheme="majorHAnsi"/>
            <w:color w:val="000000"/>
            <w:sz w:val="20"/>
            <w:szCs w:val="20"/>
            <w:rPrChange w:id="383" w:author="xiaoqing pan" w:date="2026-02-01T14:17:00Z">
              <w:rPr>
                <w:rFonts w:ascii="Arial" w:eastAsia="Arial" w:hAnsi="Arial" w:cs="Arial"/>
                <w:color w:val="000000"/>
                <w:sz w:val="20"/>
                <w:szCs w:val="20"/>
              </w:rPr>
            </w:rPrChange>
          </w:rPr>
          <w:delText>is what I can think of right now</w:delText>
        </w:r>
        <w:commentRangeEnd w:id="382"/>
        <w:r w:rsidR="00A81DB5" w:rsidRPr="00F4738D" w:rsidDel="00A97612">
          <w:rPr>
            <w:rStyle w:val="CommentReference"/>
            <w:rFonts w:asciiTheme="majorHAnsi" w:eastAsia="Arial" w:hAnsiTheme="majorHAnsi" w:cstheme="majorHAnsi"/>
            <w:color w:val="000000"/>
            <w:sz w:val="20"/>
            <w:szCs w:val="20"/>
            <w:rPrChange w:id="384" w:author="xiaoqing pan" w:date="2026-02-01T14:17:00Z">
              <w:rPr>
                <w:rStyle w:val="CommentReference"/>
                <w:rFonts w:ascii="Arial" w:eastAsia="Arial" w:hAnsi="Arial" w:cs="Arial"/>
                <w:color w:val="000000"/>
                <w:sz w:val="20"/>
                <w:szCs w:val="20"/>
              </w:rPr>
            </w:rPrChange>
          </w:rPr>
          <w:commentReference w:id="382"/>
        </w:r>
        <w:r w:rsidRPr="00F4738D" w:rsidDel="00A97612">
          <w:rPr>
            <w:rFonts w:asciiTheme="majorHAnsi" w:eastAsia="Arial" w:hAnsiTheme="majorHAnsi" w:cstheme="majorHAnsi"/>
            <w:color w:val="000000"/>
            <w:sz w:val="20"/>
            <w:szCs w:val="20"/>
            <w:rPrChange w:id="385" w:author="xiaoqing pan" w:date="2026-02-01T14:17:00Z">
              <w:rPr>
                <w:rFonts w:ascii="Arial" w:eastAsia="Arial" w:hAnsi="Arial" w:cs="Arial"/>
                <w:color w:val="000000"/>
                <w:sz w:val="20"/>
                <w:szCs w:val="20"/>
              </w:rPr>
            </w:rPrChange>
          </w:rPr>
          <w:delText xml:space="preserve">). </w:delText>
        </w:r>
        <w:commentRangeStart w:id="386"/>
        <w:r w:rsidRPr="00F4738D" w:rsidDel="00A97612">
          <w:rPr>
            <w:rFonts w:asciiTheme="majorHAnsi" w:eastAsia="Arial" w:hAnsiTheme="majorHAnsi" w:cstheme="majorHAnsi"/>
            <w:color w:val="000000"/>
            <w:sz w:val="20"/>
            <w:szCs w:val="20"/>
            <w:rPrChange w:id="387" w:author="xiaoqing pan" w:date="2026-02-01T14:17:00Z">
              <w:rPr>
                <w:rFonts w:ascii="Arial" w:eastAsia="Arial" w:hAnsi="Arial" w:cs="Arial"/>
                <w:color w:val="000000"/>
                <w:sz w:val="20"/>
                <w:szCs w:val="20"/>
              </w:rPr>
            </w:rPrChange>
          </w:rPr>
          <w:delText>You have successful experience with ERC, Dr. Prete was the recipient of a Marie Curie fellowship. I would love to learn from you.</w:delText>
        </w:r>
        <w:commentRangeEnd w:id="386"/>
        <w:r w:rsidR="00A81DB5" w:rsidRPr="00F4738D" w:rsidDel="00A97612">
          <w:rPr>
            <w:rStyle w:val="CommentReference"/>
            <w:rFonts w:asciiTheme="majorHAnsi" w:eastAsia="Arial" w:hAnsiTheme="majorHAnsi" w:cstheme="majorHAnsi"/>
            <w:color w:val="000000"/>
            <w:sz w:val="20"/>
            <w:szCs w:val="20"/>
            <w:rPrChange w:id="388" w:author="xiaoqing pan" w:date="2026-02-01T14:17:00Z">
              <w:rPr>
                <w:rStyle w:val="CommentReference"/>
                <w:rFonts w:ascii="Arial" w:eastAsia="Arial" w:hAnsi="Arial" w:cs="Arial"/>
                <w:color w:val="000000"/>
                <w:sz w:val="20"/>
                <w:szCs w:val="20"/>
              </w:rPr>
            </w:rPrChange>
          </w:rPr>
          <w:commentReference w:id="386"/>
        </w:r>
      </w:del>
      <w:del w:id="389" w:author="xiaoqing pan" w:date="2026-02-01T13:53:00Z">
        <w:r w:rsidRPr="00F4738D" w:rsidDel="00A97612">
          <w:rPr>
            <w:rFonts w:asciiTheme="majorHAnsi" w:eastAsia="Arial" w:hAnsiTheme="majorHAnsi" w:cstheme="majorHAnsi"/>
            <w:color w:val="000000"/>
            <w:sz w:val="20"/>
            <w:szCs w:val="20"/>
            <w:rPrChange w:id="390" w:author="xiaoqing pan" w:date="2026-02-01T14:17:00Z">
              <w:rPr>
                <w:rFonts w:ascii="Arial" w:eastAsia="Arial" w:hAnsi="Arial" w:cs="Arial"/>
                <w:color w:val="000000"/>
                <w:sz w:val="20"/>
                <w:szCs w:val="20"/>
              </w:rPr>
            </w:rPrChange>
          </w:rPr>
          <w:delText xml:space="preserve"> </w:delText>
        </w:r>
      </w:del>
    </w:p>
    <w:p w14:paraId="467C19CB" w14:textId="72869264" w:rsidR="00505001" w:rsidRPr="00F4738D" w:rsidRDefault="00122F8E">
      <w:pPr>
        <w:widowControl/>
        <w:spacing w:before="200" w:line="276" w:lineRule="auto"/>
        <w:ind w:right="0"/>
        <w:jc w:val="both"/>
        <w:rPr>
          <w:rFonts w:asciiTheme="majorHAnsi" w:eastAsia="Arial" w:hAnsiTheme="majorHAnsi" w:cstheme="majorHAnsi"/>
          <w:color w:val="000000"/>
          <w:sz w:val="20"/>
          <w:szCs w:val="20"/>
          <w:rPrChange w:id="391" w:author="xiaoqing pan" w:date="2026-02-01T14:17:00Z">
            <w:rPr>
              <w:rFonts w:ascii="Arial" w:eastAsia="Arial" w:hAnsi="Arial" w:cs="Arial"/>
              <w:color w:val="000000"/>
              <w:sz w:val="20"/>
              <w:szCs w:val="20"/>
            </w:rPr>
          </w:rPrChange>
        </w:rPr>
      </w:pPr>
      <w:ins w:id="392" w:author="xiaoqing pan" w:date="2026-02-01T15:01:00Z">
        <w:r>
          <w:rPr>
            <w:rFonts w:asciiTheme="majorHAnsi" w:eastAsia="Arial" w:hAnsiTheme="majorHAnsi" w:cstheme="majorHAnsi"/>
            <w:color w:val="000000"/>
            <w:sz w:val="20"/>
            <w:szCs w:val="20"/>
          </w:rPr>
          <w:t xml:space="preserve"> </w:t>
        </w:r>
      </w:ins>
      <w:r w:rsidR="00000000" w:rsidRPr="00F4738D">
        <w:rPr>
          <w:rFonts w:asciiTheme="majorHAnsi" w:eastAsia="Arial" w:hAnsiTheme="majorHAnsi" w:cstheme="majorHAnsi"/>
          <w:color w:val="000000"/>
          <w:sz w:val="20"/>
          <w:szCs w:val="20"/>
          <w:rPrChange w:id="393" w:author="xiaoqing pan" w:date="2026-02-01T14:17:00Z">
            <w:rPr>
              <w:rFonts w:ascii="Arial" w:eastAsia="Arial" w:hAnsi="Arial" w:cs="Arial"/>
              <w:color w:val="000000"/>
              <w:sz w:val="20"/>
              <w:szCs w:val="20"/>
            </w:rPr>
          </w:rPrChange>
        </w:rPr>
        <w:t>My PhD supervisor, Dr. Matthew Blango (matthew.blango@leibniz-hki.de) and Dr. Olaf Kniemeyer (olaf.kniemeyer@leibniz-hki.de) have agreed to serve as referees. Thank you for your time and consideration.</w:t>
      </w:r>
    </w:p>
    <w:p w14:paraId="21F661EE" w14:textId="77777777" w:rsidR="00505001" w:rsidRPr="00F4738D" w:rsidRDefault="00000000">
      <w:pPr>
        <w:widowControl/>
        <w:spacing w:before="200" w:line="276" w:lineRule="auto"/>
        <w:ind w:right="0"/>
        <w:jc w:val="both"/>
        <w:rPr>
          <w:rFonts w:asciiTheme="majorHAnsi" w:eastAsia="Arial" w:hAnsiTheme="majorHAnsi" w:cstheme="majorHAnsi"/>
          <w:color w:val="000000"/>
          <w:sz w:val="20"/>
          <w:szCs w:val="20"/>
          <w:rPrChange w:id="394"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395" w:author="xiaoqing pan" w:date="2026-02-01T14:17:00Z">
            <w:rPr>
              <w:rFonts w:ascii="Arial" w:eastAsia="Arial" w:hAnsi="Arial" w:cs="Arial"/>
              <w:color w:val="000000"/>
              <w:sz w:val="20"/>
              <w:szCs w:val="20"/>
            </w:rPr>
          </w:rPrChange>
        </w:rPr>
        <w:t>Best,</w:t>
      </w:r>
    </w:p>
    <w:p w14:paraId="0417B17E" w14:textId="77777777" w:rsidR="00505001" w:rsidRPr="00F4738D" w:rsidRDefault="00000000">
      <w:pPr>
        <w:widowControl/>
        <w:spacing w:before="200" w:line="276" w:lineRule="auto"/>
        <w:ind w:right="0"/>
        <w:jc w:val="both"/>
        <w:rPr>
          <w:rFonts w:asciiTheme="majorHAnsi" w:eastAsia="Arial" w:hAnsiTheme="majorHAnsi" w:cstheme="majorHAnsi"/>
          <w:color w:val="000000"/>
          <w:sz w:val="20"/>
          <w:szCs w:val="20"/>
          <w:rPrChange w:id="396" w:author="xiaoqing pan" w:date="2026-02-01T14:17:00Z">
            <w:rPr>
              <w:rFonts w:ascii="Arial" w:eastAsia="Arial" w:hAnsi="Arial" w:cs="Arial"/>
              <w:color w:val="000000"/>
              <w:sz w:val="20"/>
              <w:szCs w:val="20"/>
            </w:rPr>
          </w:rPrChange>
        </w:rPr>
      </w:pPr>
      <w:r w:rsidRPr="00F4738D">
        <w:rPr>
          <w:rFonts w:asciiTheme="majorHAnsi" w:eastAsia="Arial" w:hAnsiTheme="majorHAnsi" w:cstheme="majorHAnsi"/>
          <w:color w:val="000000"/>
          <w:sz w:val="20"/>
          <w:szCs w:val="20"/>
          <w:rPrChange w:id="397" w:author="xiaoqing pan" w:date="2026-02-01T14:17:00Z">
            <w:rPr>
              <w:rFonts w:ascii="Arial" w:eastAsia="Arial" w:hAnsi="Arial" w:cs="Arial"/>
              <w:color w:val="000000"/>
              <w:sz w:val="20"/>
              <w:szCs w:val="20"/>
            </w:rPr>
          </w:rPrChange>
        </w:rPr>
        <w:t xml:space="preserve">Xiaoqing </w:t>
      </w:r>
    </w:p>
    <w:p w14:paraId="1C00F3EF" w14:textId="77777777" w:rsidR="00505001" w:rsidRPr="00F4738D" w:rsidDel="00A97612" w:rsidRDefault="00505001">
      <w:pPr>
        <w:widowControl/>
        <w:spacing w:before="200" w:line="276" w:lineRule="auto"/>
        <w:ind w:right="0"/>
        <w:jc w:val="both"/>
        <w:rPr>
          <w:del w:id="398" w:author="xiaoqing pan" w:date="2026-02-01T13:59:00Z"/>
          <w:rFonts w:asciiTheme="majorHAnsi" w:eastAsia="Arial" w:hAnsiTheme="majorHAnsi" w:cstheme="majorHAnsi"/>
          <w:color w:val="000000"/>
          <w:sz w:val="20"/>
          <w:szCs w:val="20"/>
          <w:rPrChange w:id="399" w:author="xiaoqing pan" w:date="2026-02-01T14:17:00Z">
            <w:rPr>
              <w:del w:id="400" w:author="xiaoqing pan" w:date="2026-02-01T13:59:00Z"/>
              <w:rFonts w:ascii="Arial" w:eastAsia="Arial" w:hAnsi="Arial" w:cs="Arial"/>
              <w:color w:val="000000"/>
              <w:sz w:val="20"/>
              <w:szCs w:val="20"/>
            </w:rPr>
          </w:rPrChange>
        </w:rPr>
      </w:pPr>
    </w:p>
    <w:p w14:paraId="6B9AE466" w14:textId="77777777" w:rsidR="00505001" w:rsidRPr="00F4738D" w:rsidRDefault="00505001">
      <w:pPr>
        <w:widowControl/>
        <w:spacing w:before="200" w:line="276" w:lineRule="auto"/>
        <w:ind w:right="0"/>
        <w:jc w:val="both"/>
        <w:rPr>
          <w:rFonts w:asciiTheme="majorHAnsi" w:eastAsia="Arial" w:hAnsiTheme="majorHAnsi" w:cstheme="majorHAnsi"/>
          <w:color w:val="000000"/>
          <w:sz w:val="20"/>
          <w:szCs w:val="20"/>
          <w:rPrChange w:id="401" w:author="xiaoqing pan" w:date="2026-02-01T14:17:00Z">
            <w:rPr>
              <w:rFonts w:ascii="Arial" w:eastAsia="Arial" w:hAnsi="Arial" w:cs="Arial"/>
              <w:color w:val="000000"/>
              <w:sz w:val="20"/>
              <w:szCs w:val="20"/>
            </w:rPr>
          </w:rPrChange>
        </w:rPr>
      </w:pPr>
    </w:p>
    <w:tbl>
      <w:tblPr>
        <w:tblStyle w:val="a"/>
        <w:tblpPr w:leftFromText="180" w:rightFromText="180" w:topFromText="180" w:bottomFromText="180" w:vertAnchor="text" w:tblpX="-369"/>
        <w:tblW w:w="11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75"/>
        <w:gridCol w:w="330"/>
      </w:tblGrid>
      <w:tr w:rsidR="00505001" w:rsidRPr="00F4738D" w14:paraId="24608211" w14:textId="77777777">
        <w:trPr>
          <w:trHeight w:val="1275"/>
        </w:trPr>
        <w:tc>
          <w:tcPr>
            <w:tcW w:w="11175" w:type="dxa"/>
            <w:tcBorders>
              <w:top w:val="nil"/>
              <w:left w:val="nil"/>
              <w:bottom w:val="nil"/>
              <w:right w:val="nil"/>
            </w:tcBorders>
            <w:tcMar>
              <w:top w:w="144" w:type="dxa"/>
              <w:left w:w="144" w:type="dxa"/>
              <w:bottom w:w="144" w:type="dxa"/>
              <w:right w:w="144" w:type="dxa"/>
            </w:tcMar>
          </w:tcPr>
          <w:p w14:paraId="30390F52" w14:textId="77777777" w:rsidR="00505001" w:rsidRPr="00F4738D" w:rsidRDefault="00000000">
            <w:pPr>
              <w:pStyle w:val="Title"/>
              <w:rPr>
                <w:rFonts w:asciiTheme="majorHAnsi" w:hAnsiTheme="majorHAnsi" w:cstheme="majorHAnsi"/>
                <w:sz w:val="68"/>
                <w:szCs w:val="68"/>
                <w:rPrChange w:id="402" w:author="xiaoqing pan" w:date="2026-02-01T14:17:00Z">
                  <w:rPr>
                    <w:sz w:val="68"/>
                    <w:szCs w:val="68"/>
                  </w:rPr>
                </w:rPrChange>
              </w:rPr>
            </w:pPr>
            <w:bookmarkStart w:id="403" w:name="_x8fm1uorkbaw" w:colFirst="0" w:colLast="0"/>
            <w:bookmarkEnd w:id="403"/>
            <w:r w:rsidRPr="00F4738D">
              <w:rPr>
                <w:rFonts w:asciiTheme="majorHAnsi" w:hAnsiTheme="majorHAnsi" w:cstheme="majorHAnsi"/>
                <w:color w:val="2079C7"/>
                <w:sz w:val="68"/>
                <w:szCs w:val="68"/>
                <w:rPrChange w:id="404" w:author="xiaoqing pan" w:date="2026-02-01T14:17:00Z">
                  <w:rPr>
                    <w:color w:val="2079C7"/>
                    <w:sz w:val="68"/>
                    <w:szCs w:val="68"/>
                  </w:rPr>
                </w:rPrChange>
              </w:rPr>
              <w:lastRenderedPageBreak/>
              <w:t>Xiaoqing PAN</w:t>
            </w:r>
            <w:r w:rsidRPr="00F4738D">
              <w:rPr>
                <w:rFonts w:asciiTheme="majorHAnsi" w:hAnsiTheme="majorHAnsi" w:cstheme="majorHAnsi"/>
                <w:sz w:val="68"/>
                <w:szCs w:val="68"/>
                <w:rPrChange w:id="405" w:author="xiaoqing pan" w:date="2026-02-01T14:17:00Z">
                  <w:rPr>
                    <w:sz w:val="68"/>
                    <w:szCs w:val="68"/>
                  </w:rPr>
                </w:rPrChange>
              </w:rPr>
              <w:t xml:space="preserve">                          </w:t>
            </w:r>
          </w:p>
          <w:p w14:paraId="180D96C8" w14:textId="77777777" w:rsidR="00505001" w:rsidRPr="00F4738D" w:rsidRDefault="00000000">
            <w:pPr>
              <w:spacing w:before="0" w:line="276" w:lineRule="auto"/>
              <w:rPr>
                <w:rFonts w:asciiTheme="majorHAnsi" w:hAnsiTheme="majorHAnsi" w:cstheme="majorHAnsi"/>
                <w:rPrChange w:id="406" w:author="xiaoqing pan" w:date="2026-02-01T14:17:00Z">
                  <w:rPr/>
                </w:rPrChange>
              </w:rPr>
            </w:pPr>
            <w:r w:rsidRPr="00F4738D">
              <w:rPr>
                <w:rFonts w:asciiTheme="majorHAnsi" w:hAnsiTheme="majorHAnsi" w:cstheme="majorHAnsi"/>
                <w:rPrChange w:id="407" w:author="xiaoqing pan" w:date="2026-02-01T14:17:00Z">
                  <w:rPr/>
                </w:rPrChange>
              </w:rPr>
              <w:fldChar w:fldCharType="begin"/>
            </w:r>
            <w:r w:rsidRPr="00F4738D">
              <w:rPr>
                <w:rFonts w:asciiTheme="majorHAnsi" w:hAnsiTheme="majorHAnsi" w:cstheme="majorHAnsi"/>
                <w:rPrChange w:id="408" w:author="xiaoqing pan" w:date="2026-02-01T14:17:00Z">
                  <w:rPr/>
                </w:rPrChange>
              </w:rPr>
              <w:instrText>HYPERLINK "mailto:xiaoqing.pan@uni-jena.de" \h</w:instrText>
            </w:r>
            <w:r w:rsidRPr="00F4738D">
              <w:rPr>
                <w:rFonts w:asciiTheme="majorHAnsi" w:hAnsiTheme="majorHAnsi" w:cstheme="majorHAnsi"/>
                <w:rPrChange w:id="409" w:author="xiaoqing pan" w:date="2026-02-01T14:17:00Z">
                  <w:rPr/>
                </w:rPrChange>
              </w:rPr>
            </w:r>
            <w:r w:rsidRPr="00F4738D">
              <w:rPr>
                <w:rFonts w:asciiTheme="majorHAnsi" w:hAnsiTheme="majorHAnsi" w:cstheme="majorHAnsi"/>
                <w:rPrChange w:id="410" w:author="xiaoqing pan" w:date="2026-02-01T14:17:00Z">
                  <w:rPr/>
                </w:rPrChange>
              </w:rPr>
              <w:fldChar w:fldCharType="separate"/>
            </w:r>
            <w:r w:rsidRPr="00F4738D">
              <w:rPr>
                <w:rFonts w:asciiTheme="majorHAnsi" w:eastAsia="Open Sans" w:hAnsiTheme="majorHAnsi" w:cstheme="majorHAnsi"/>
                <w:b/>
                <w:bCs/>
                <w:color w:val="1155CC"/>
                <w:u w:val="single"/>
                <w:rPrChange w:id="411" w:author="xiaoqing pan" w:date="2026-02-01T14:17:00Z">
                  <w:rPr>
                    <w:rFonts w:ascii="Open Sans" w:eastAsia="Open Sans" w:hAnsi="Open Sans" w:cs="Open Sans"/>
                    <w:b/>
                    <w:bCs/>
                    <w:color w:val="1155CC"/>
                    <w:u w:val="single"/>
                  </w:rPr>
                </w:rPrChange>
              </w:rPr>
              <w:t>xiaoqing.pan@uni-jena.de</w:t>
            </w:r>
            <w:r w:rsidRPr="00F4738D">
              <w:rPr>
                <w:rFonts w:asciiTheme="majorHAnsi" w:eastAsia="Open Sans" w:hAnsiTheme="majorHAnsi" w:cstheme="majorHAnsi"/>
                <w:b/>
                <w:bCs/>
                <w:color w:val="1155CC"/>
                <w:u w:val="single"/>
                <w:rPrChange w:id="412"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413" w:author="xiaoqing pan" w:date="2026-02-01T14:17:00Z">
                  <w:rPr>
                    <w:rFonts w:ascii="Open Sans" w:eastAsia="Open Sans" w:hAnsi="Open Sans" w:cs="Open Sans"/>
                    <w:b/>
                    <w:bCs/>
                    <w:color w:val="000000"/>
                  </w:rPr>
                </w:rPrChange>
              </w:rPr>
              <w:t xml:space="preserve"> | </w:t>
            </w:r>
            <w:r w:rsidRPr="00F4738D">
              <w:rPr>
                <w:rFonts w:asciiTheme="majorHAnsi" w:hAnsiTheme="majorHAnsi" w:cstheme="majorHAnsi"/>
                <w:rPrChange w:id="414" w:author="xiaoqing pan" w:date="2026-02-01T14:17:00Z">
                  <w:rPr/>
                </w:rPrChange>
              </w:rPr>
              <w:fldChar w:fldCharType="begin"/>
            </w:r>
            <w:r w:rsidRPr="00F4738D">
              <w:rPr>
                <w:rFonts w:asciiTheme="majorHAnsi" w:hAnsiTheme="majorHAnsi" w:cstheme="majorHAnsi"/>
                <w:rPrChange w:id="415" w:author="xiaoqing pan" w:date="2026-02-01T14:17:00Z">
                  <w:rPr/>
                </w:rPrChange>
              </w:rPr>
              <w:instrText>HYPERLINK "https://www.linkedin.com/in/xiaoqing-pan-974b53287/" \h</w:instrText>
            </w:r>
            <w:r w:rsidRPr="00F4738D">
              <w:rPr>
                <w:rFonts w:asciiTheme="majorHAnsi" w:hAnsiTheme="majorHAnsi" w:cstheme="majorHAnsi"/>
                <w:rPrChange w:id="416" w:author="xiaoqing pan" w:date="2026-02-01T14:17:00Z">
                  <w:rPr/>
                </w:rPrChange>
              </w:rPr>
            </w:r>
            <w:r w:rsidRPr="00F4738D">
              <w:rPr>
                <w:rFonts w:asciiTheme="majorHAnsi" w:hAnsiTheme="majorHAnsi" w:cstheme="majorHAnsi"/>
                <w:rPrChange w:id="417" w:author="xiaoqing pan" w:date="2026-02-01T14:17:00Z">
                  <w:rPr/>
                </w:rPrChange>
              </w:rPr>
              <w:fldChar w:fldCharType="separate"/>
            </w:r>
            <w:r w:rsidRPr="00F4738D">
              <w:rPr>
                <w:rFonts w:asciiTheme="majorHAnsi" w:eastAsia="Open Sans" w:hAnsiTheme="majorHAnsi" w:cstheme="majorHAnsi"/>
                <w:b/>
                <w:bCs/>
                <w:color w:val="1155CC"/>
                <w:u w:val="single"/>
                <w:rPrChange w:id="418" w:author="xiaoqing pan" w:date="2026-02-01T14:17:00Z">
                  <w:rPr>
                    <w:rFonts w:ascii="Open Sans" w:eastAsia="Open Sans" w:hAnsi="Open Sans" w:cs="Open Sans"/>
                    <w:b/>
                    <w:bCs/>
                    <w:color w:val="1155CC"/>
                    <w:u w:val="single"/>
                  </w:rPr>
                </w:rPrChange>
              </w:rPr>
              <w:t>LinkedIn</w:t>
            </w:r>
            <w:r w:rsidRPr="00F4738D">
              <w:rPr>
                <w:rFonts w:asciiTheme="majorHAnsi" w:eastAsia="Open Sans" w:hAnsiTheme="majorHAnsi" w:cstheme="majorHAnsi"/>
                <w:b/>
                <w:bCs/>
                <w:color w:val="1155CC"/>
                <w:u w:val="single"/>
                <w:rPrChange w:id="419"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420" w:author="xiaoqing pan" w:date="2026-02-01T14:17:00Z">
                  <w:rPr>
                    <w:rFonts w:ascii="Open Sans" w:eastAsia="Open Sans" w:hAnsi="Open Sans" w:cs="Open Sans"/>
                    <w:b/>
                    <w:bCs/>
                    <w:color w:val="000000"/>
                  </w:rPr>
                </w:rPrChange>
              </w:rPr>
              <w:t xml:space="preserve"> | </w:t>
            </w:r>
            <w:r w:rsidRPr="00F4738D">
              <w:rPr>
                <w:rFonts w:asciiTheme="majorHAnsi" w:hAnsiTheme="majorHAnsi" w:cstheme="majorHAnsi"/>
                <w:rPrChange w:id="421" w:author="xiaoqing pan" w:date="2026-02-01T14:17:00Z">
                  <w:rPr/>
                </w:rPrChange>
              </w:rPr>
              <w:fldChar w:fldCharType="begin"/>
            </w:r>
            <w:r w:rsidRPr="00F4738D">
              <w:rPr>
                <w:rFonts w:asciiTheme="majorHAnsi" w:hAnsiTheme="majorHAnsi" w:cstheme="majorHAnsi"/>
                <w:rPrChange w:id="422" w:author="xiaoqing pan" w:date="2026-02-01T14:17:00Z">
                  <w:rPr/>
                </w:rPrChange>
              </w:rPr>
              <w:instrText>HYPERLINK "https://orcid.org/0009-0009-0894-7366" \h</w:instrText>
            </w:r>
            <w:r w:rsidRPr="00F4738D">
              <w:rPr>
                <w:rFonts w:asciiTheme="majorHAnsi" w:hAnsiTheme="majorHAnsi" w:cstheme="majorHAnsi"/>
                <w:rPrChange w:id="423" w:author="xiaoqing pan" w:date="2026-02-01T14:17:00Z">
                  <w:rPr/>
                </w:rPrChange>
              </w:rPr>
            </w:r>
            <w:r w:rsidRPr="00F4738D">
              <w:rPr>
                <w:rFonts w:asciiTheme="majorHAnsi" w:hAnsiTheme="majorHAnsi" w:cstheme="majorHAnsi"/>
                <w:rPrChange w:id="424" w:author="xiaoqing pan" w:date="2026-02-01T14:17:00Z">
                  <w:rPr/>
                </w:rPrChange>
              </w:rPr>
              <w:fldChar w:fldCharType="separate"/>
            </w:r>
            <w:r w:rsidRPr="00F4738D">
              <w:rPr>
                <w:rFonts w:asciiTheme="majorHAnsi" w:eastAsia="Open Sans" w:hAnsiTheme="majorHAnsi" w:cstheme="majorHAnsi"/>
                <w:b/>
                <w:bCs/>
                <w:color w:val="1155CC"/>
                <w:u w:val="single"/>
                <w:rPrChange w:id="425" w:author="xiaoqing pan" w:date="2026-02-01T14:17:00Z">
                  <w:rPr>
                    <w:rFonts w:ascii="Open Sans" w:eastAsia="Open Sans" w:hAnsi="Open Sans" w:cs="Open Sans"/>
                    <w:b/>
                    <w:bCs/>
                    <w:color w:val="1155CC"/>
                    <w:u w:val="single"/>
                  </w:rPr>
                </w:rPrChange>
              </w:rPr>
              <w:t>ORCID</w:t>
            </w:r>
            <w:r w:rsidRPr="00F4738D">
              <w:rPr>
                <w:rFonts w:asciiTheme="majorHAnsi" w:eastAsia="Open Sans" w:hAnsiTheme="majorHAnsi" w:cstheme="majorHAnsi"/>
                <w:b/>
                <w:bCs/>
                <w:color w:val="1155CC"/>
                <w:u w:val="single"/>
                <w:rPrChange w:id="426"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427" w:author="xiaoqing pan" w:date="2026-02-01T14:17:00Z">
                  <w:rPr>
                    <w:rFonts w:ascii="Open Sans" w:eastAsia="Open Sans" w:hAnsi="Open Sans" w:cs="Open Sans"/>
                    <w:b/>
                    <w:bCs/>
                    <w:color w:val="000000"/>
                  </w:rPr>
                </w:rPrChange>
              </w:rPr>
              <w:t xml:space="preserve"> | </w:t>
            </w:r>
            <w:r w:rsidRPr="00F4738D">
              <w:rPr>
                <w:rFonts w:asciiTheme="majorHAnsi" w:hAnsiTheme="majorHAnsi" w:cstheme="majorHAnsi"/>
                <w:rPrChange w:id="428" w:author="xiaoqing pan" w:date="2026-02-01T14:17:00Z">
                  <w:rPr/>
                </w:rPrChange>
              </w:rPr>
              <w:fldChar w:fldCharType="begin"/>
            </w:r>
            <w:r w:rsidRPr="00F4738D">
              <w:rPr>
                <w:rFonts w:asciiTheme="majorHAnsi" w:hAnsiTheme="majorHAnsi" w:cstheme="majorHAnsi"/>
                <w:rPrChange w:id="429" w:author="xiaoqing pan" w:date="2026-02-01T14:17:00Z">
                  <w:rPr/>
                </w:rPrChange>
              </w:rPr>
              <w:instrText>HYPERLINK "https://pamscofield.github.io/xiaoqingpan/" \h</w:instrText>
            </w:r>
            <w:r w:rsidRPr="00F4738D">
              <w:rPr>
                <w:rFonts w:asciiTheme="majorHAnsi" w:hAnsiTheme="majorHAnsi" w:cstheme="majorHAnsi"/>
                <w:rPrChange w:id="430" w:author="xiaoqing pan" w:date="2026-02-01T14:17:00Z">
                  <w:rPr/>
                </w:rPrChange>
              </w:rPr>
            </w:r>
            <w:r w:rsidRPr="00F4738D">
              <w:rPr>
                <w:rFonts w:asciiTheme="majorHAnsi" w:hAnsiTheme="majorHAnsi" w:cstheme="majorHAnsi"/>
                <w:rPrChange w:id="431" w:author="xiaoqing pan" w:date="2026-02-01T14:17:00Z">
                  <w:rPr/>
                </w:rPrChange>
              </w:rPr>
              <w:fldChar w:fldCharType="separate"/>
            </w:r>
            <w:r w:rsidRPr="00F4738D">
              <w:rPr>
                <w:rFonts w:asciiTheme="majorHAnsi" w:eastAsia="Open Sans" w:hAnsiTheme="majorHAnsi" w:cstheme="majorHAnsi"/>
                <w:b/>
                <w:bCs/>
                <w:color w:val="1155CC"/>
                <w:u w:val="single"/>
                <w:rPrChange w:id="432" w:author="xiaoqing pan" w:date="2026-02-01T14:17:00Z">
                  <w:rPr>
                    <w:rFonts w:ascii="Open Sans" w:eastAsia="Open Sans" w:hAnsi="Open Sans" w:cs="Open Sans"/>
                    <w:b/>
                    <w:bCs/>
                    <w:color w:val="1155CC"/>
                    <w:u w:val="single"/>
                  </w:rPr>
                </w:rPrChange>
              </w:rPr>
              <w:t>Website</w:t>
            </w:r>
            <w:r w:rsidRPr="00F4738D">
              <w:rPr>
                <w:rFonts w:asciiTheme="majorHAnsi" w:eastAsia="Open Sans" w:hAnsiTheme="majorHAnsi" w:cstheme="majorHAnsi"/>
                <w:b/>
                <w:bCs/>
                <w:color w:val="1155CC"/>
                <w:u w:val="single"/>
                <w:rPrChange w:id="433" w:author="xiaoqing pan" w:date="2026-02-01T14:17:00Z">
                  <w:rPr>
                    <w:rFonts w:ascii="Open Sans" w:eastAsia="Open Sans" w:hAnsi="Open Sans" w:cs="Open Sans"/>
                    <w:b/>
                    <w:bCs/>
                    <w:color w:val="1155CC"/>
                    <w:u w:val="single"/>
                  </w:rPr>
                </w:rPrChange>
              </w:rPr>
              <w:fldChar w:fldCharType="end"/>
            </w:r>
            <w:r w:rsidRPr="00F4738D">
              <w:rPr>
                <w:rFonts w:asciiTheme="majorHAnsi" w:eastAsia="Open Sans" w:hAnsiTheme="majorHAnsi" w:cstheme="majorHAnsi"/>
                <w:b/>
                <w:bCs/>
                <w:color w:val="000000"/>
                <w:rPrChange w:id="434" w:author="xiaoqing pan" w:date="2026-02-01T14:17:00Z">
                  <w:rPr>
                    <w:rFonts w:ascii="Open Sans" w:eastAsia="Open Sans" w:hAnsi="Open Sans" w:cs="Open Sans"/>
                    <w:b/>
                    <w:bCs/>
                    <w:color w:val="000000"/>
                  </w:rPr>
                </w:rPrChange>
              </w:rPr>
              <w:t xml:space="preserve"> | +49 15563309561 | Jena, Germany</w:t>
            </w:r>
          </w:p>
        </w:tc>
        <w:tc>
          <w:tcPr>
            <w:tcW w:w="330" w:type="dxa"/>
            <w:tcBorders>
              <w:top w:val="nil"/>
              <w:left w:val="nil"/>
              <w:bottom w:val="nil"/>
              <w:right w:val="nil"/>
            </w:tcBorders>
            <w:tcMar>
              <w:top w:w="144" w:type="dxa"/>
              <w:left w:w="144" w:type="dxa"/>
              <w:bottom w:w="144" w:type="dxa"/>
              <w:right w:w="144" w:type="dxa"/>
            </w:tcMar>
          </w:tcPr>
          <w:p w14:paraId="5C5E2FE6" w14:textId="77777777" w:rsidR="00505001" w:rsidRPr="00F4738D" w:rsidRDefault="00505001">
            <w:pPr>
              <w:spacing w:before="0" w:line="276" w:lineRule="auto"/>
              <w:ind w:hanging="180"/>
              <w:rPr>
                <w:rFonts w:asciiTheme="majorHAnsi" w:eastAsia="Open Sans" w:hAnsiTheme="majorHAnsi" w:cstheme="majorHAnsi"/>
                <w:b/>
                <w:bCs/>
                <w:color w:val="000000"/>
                <w:rPrChange w:id="435" w:author="xiaoqing pan" w:date="2026-02-01T14:17:00Z">
                  <w:rPr>
                    <w:rFonts w:ascii="Open Sans" w:eastAsia="Open Sans" w:hAnsi="Open Sans" w:cs="Open Sans"/>
                    <w:b/>
                    <w:bCs/>
                    <w:color w:val="000000"/>
                  </w:rPr>
                </w:rPrChange>
              </w:rPr>
            </w:pPr>
          </w:p>
        </w:tc>
      </w:tr>
      <w:tr w:rsidR="00505001" w:rsidRPr="00F4738D" w14:paraId="0B81C8D1" w14:textId="77777777">
        <w:trPr>
          <w:trHeight w:val="12375"/>
        </w:trPr>
        <w:tc>
          <w:tcPr>
            <w:tcW w:w="11175" w:type="dxa"/>
            <w:tcBorders>
              <w:top w:val="nil"/>
              <w:left w:val="nil"/>
              <w:bottom w:val="nil"/>
              <w:right w:val="nil"/>
            </w:tcBorders>
            <w:tcMar>
              <w:top w:w="144" w:type="dxa"/>
              <w:left w:w="144" w:type="dxa"/>
              <w:bottom w:w="144" w:type="dxa"/>
              <w:right w:w="144" w:type="dxa"/>
            </w:tcMar>
          </w:tcPr>
          <w:p w14:paraId="256A9527" w14:textId="77777777" w:rsidR="00505001" w:rsidRPr="00F4738D" w:rsidRDefault="00000000">
            <w:pPr>
              <w:spacing w:before="0" w:line="276" w:lineRule="auto"/>
              <w:rPr>
                <w:rFonts w:asciiTheme="majorHAnsi" w:hAnsiTheme="majorHAnsi" w:cstheme="majorHAnsi"/>
                <w:rPrChange w:id="436" w:author="xiaoqing pan" w:date="2026-02-01T14:17:00Z">
                  <w:rPr/>
                </w:rPrChange>
              </w:rPr>
            </w:pPr>
            <w:r w:rsidRPr="00F4738D">
              <w:rPr>
                <w:rFonts w:asciiTheme="majorHAnsi" w:hAnsiTheme="majorHAnsi" w:cstheme="majorHAnsi"/>
                <w:b/>
                <w:bCs/>
                <w:color w:val="2079C7"/>
                <w:sz w:val="22"/>
                <w:szCs w:val="22"/>
                <w:rPrChange w:id="437" w:author="xiaoqing pan" w:date="2026-02-01T14:17:00Z">
                  <w:rPr>
                    <w:b/>
                    <w:bCs/>
                    <w:color w:val="2079C7"/>
                    <w:sz w:val="22"/>
                    <w:szCs w:val="22"/>
                  </w:rPr>
                </w:rPrChange>
              </w:rPr>
              <w:t>SUMMARY</w:t>
            </w:r>
          </w:p>
          <w:p w14:paraId="04E8BDE2" w14:textId="3F28EE33" w:rsidR="00505001" w:rsidRPr="00F4738D" w:rsidRDefault="00000000">
            <w:pPr>
              <w:spacing w:before="0" w:line="276" w:lineRule="auto"/>
              <w:jc w:val="both"/>
              <w:rPr>
                <w:rFonts w:asciiTheme="majorHAnsi" w:hAnsiTheme="majorHAnsi" w:cstheme="majorHAnsi"/>
                <w:color w:val="000000"/>
                <w:rPrChange w:id="438" w:author="xiaoqing pan" w:date="2026-02-01T14:17:00Z">
                  <w:rPr>
                    <w:color w:val="000000"/>
                  </w:rPr>
                </w:rPrChange>
              </w:rPr>
            </w:pPr>
            <w:r w:rsidRPr="00F4738D">
              <w:rPr>
                <w:rFonts w:asciiTheme="majorHAnsi" w:hAnsiTheme="majorHAnsi" w:cstheme="majorHAnsi"/>
                <w:color w:val="000000"/>
                <w:rPrChange w:id="439" w:author="xiaoqing pan" w:date="2026-02-01T14:17:00Z">
                  <w:rPr>
                    <w:color w:val="000000"/>
                  </w:rPr>
                </w:rPrChange>
              </w:rPr>
              <w:t xml:space="preserve">Doctoral candidate in </w:t>
            </w:r>
            <w:r w:rsidRPr="00F4738D">
              <w:rPr>
                <w:rFonts w:asciiTheme="majorHAnsi" w:hAnsiTheme="majorHAnsi" w:cstheme="majorHAnsi"/>
                <w:b/>
                <w:bCs/>
                <w:color w:val="000000"/>
                <w:rPrChange w:id="440" w:author="xiaoqing pan" w:date="2026-02-01T14:17:00Z">
                  <w:rPr>
                    <w:b/>
                    <w:bCs/>
                    <w:color w:val="000000"/>
                  </w:rPr>
                </w:rPrChange>
              </w:rPr>
              <w:t>Microbiology</w:t>
            </w:r>
            <w:r w:rsidRPr="00F4738D">
              <w:rPr>
                <w:rFonts w:asciiTheme="majorHAnsi" w:hAnsiTheme="majorHAnsi" w:cstheme="majorHAnsi"/>
                <w:color w:val="000000"/>
                <w:rPrChange w:id="441" w:author="xiaoqing pan" w:date="2026-02-01T14:17:00Z">
                  <w:rPr>
                    <w:color w:val="000000"/>
                  </w:rPr>
                </w:rPrChange>
              </w:rPr>
              <w:t xml:space="preserve"> specializing in RNA biology in the context of host-pathogen interactions. Proficient in R, Linux and NGS data processing within HPC environments (Slurm). Experienced in RNA-seq analysis, prediction of A-to-I RNA editing and alternative splicing</w:t>
            </w:r>
            <w:ins w:id="442" w:author="Matthew Blango" w:date="2026-02-01T11:29:00Z">
              <w:r w:rsidR="00C03CE5" w:rsidRPr="00F4738D">
                <w:rPr>
                  <w:rFonts w:asciiTheme="majorHAnsi" w:hAnsiTheme="majorHAnsi" w:cstheme="majorHAnsi"/>
                  <w:color w:val="000000"/>
                  <w:rPrChange w:id="443" w:author="xiaoqing pan" w:date="2026-02-01T14:17:00Z">
                    <w:rPr>
                      <w:color w:val="000000"/>
                    </w:rPr>
                  </w:rPrChange>
                </w:rPr>
                <w:t>,</w:t>
              </w:r>
            </w:ins>
            <w:r w:rsidRPr="00F4738D">
              <w:rPr>
                <w:rFonts w:asciiTheme="majorHAnsi" w:hAnsiTheme="majorHAnsi" w:cstheme="majorHAnsi"/>
                <w:color w:val="000000"/>
                <w:rPrChange w:id="444" w:author="xiaoqing pan" w:date="2026-02-01T14:17:00Z">
                  <w:rPr>
                    <w:color w:val="000000"/>
                  </w:rPr>
                </w:rPrChange>
              </w:rPr>
              <w:t xml:space="preserve"> and microbial assays. Passionate about integrating bioinformatics to address questions in biotechnology and immunology. Published five papers and two in preparation.</w:t>
            </w:r>
          </w:p>
          <w:p w14:paraId="6FC929DE" w14:textId="77777777" w:rsidR="00505001" w:rsidRPr="00F4738D" w:rsidRDefault="00883EF0">
            <w:pPr>
              <w:spacing w:before="0" w:line="276" w:lineRule="auto"/>
              <w:rPr>
                <w:rFonts w:asciiTheme="majorHAnsi" w:hAnsiTheme="majorHAnsi" w:cstheme="majorHAnsi"/>
                <w:rPrChange w:id="445" w:author="xiaoqing pan" w:date="2026-02-01T14:17:00Z">
                  <w:rPr/>
                </w:rPrChange>
              </w:rPr>
            </w:pPr>
            <w:r w:rsidRPr="00883EF0">
              <w:rPr>
                <w:rFonts w:asciiTheme="majorHAnsi" w:hAnsiTheme="majorHAnsi" w:cstheme="majorHAnsi"/>
                <w:noProof/>
              </w:rPr>
              <w:pict w14:anchorId="7F25114C">
                <v:rect id="_x0000_i1032" alt="" style="width:451.3pt;height:.05pt;mso-width-percent:0;mso-height-percent:0;mso-width-percent:0;mso-height-percent:0" o:hralign="center" o:hrstd="t" o:hr="t" fillcolor="#a0a0a0" stroked="f"/>
              </w:pict>
            </w:r>
          </w:p>
          <w:p w14:paraId="13580E48" w14:textId="77777777" w:rsidR="00505001" w:rsidRPr="00F4738D" w:rsidRDefault="00000000">
            <w:pPr>
              <w:spacing w:before="0" w:line="276" w:lineRule="auto"/>
              <w:rPr>
                <w:rFonts w:asciiTheme="majorHAnsi" w:hAnsiTheme="majorHAnsi" w:cstheme="majorHAnsi"/>
                <w:rPrChange w:id="446" w:author="xiaoqing pan" w:date="2026-02-01T14:17:00Z">
                  <w:rPr/>
                </w:rPrChange>
              </w:rPr>
            </w:pPr>
            <w:commentRangeStart w:id="447"/>
            <w:r w:rsidRPr="00F4738D">
              <w:rPr>
                <w:rFonts w:asciiTheme="majorHAnsi" w:hAnsiTheme="majorHAnsi" w:cstheme="majorHAnsi"/>
                <w:b/>
                <w:bCs/>
                <w:color w:val="2079C7"/>
                <w:sz w:val="22"/>
                <w:szCs w:val="22"/>
                <w:rPrChange w:id="448" w:author="xiaoqing pan" w:date="2026-02-01T14:17:00Z">
                  <w:rPr>
                    <w:b/>
                    <w:bCs/>
                    <w:color w:val="2079C7"/>
                    <w:sz w:val="22"/>
                    <w:szCs w:val="22"/>
                  </w:rPr>
                </w:rPrChange>
              </w:rPr>
              <w:t>EDUCATION</w:t>
            </w:r>
            <w:commentRangeEnd w:id="447"/>
            <w:r w:rsidR="00C03CE5" w:rsidRPr="00F4738D">
              <w:rPr>
                <w:rStyle w:val="CommentReference"/>
                <w:rFonts w:asciiTheme="majorHAnsi" w:hAnsiTheme="majorHAnsi" w:cstheme="majorHAnsi"/>
                <w:sz w:val="18"/>
                <w:szCs w:val="18"/>
                <w:rPrChange w:id="449" w:author="xiaoqing pan" w:date="2026-02-01T14:17:00Z">
                  <w:rPr>
                    <w:rStyle w:val="CommentReference"/>
                    <w:sz w:val="18"/>
                    <w:szCs w:val="18"/>
                  </w:rPr>
                </w:rPrChange>
              </w:rPr>
              <w:commentReference w:id="447"/>
            </w:r>
          </w:p>
          <w:p w14:paraId="34289189" w14:textId="23EB9859" w:rsidR="00505001" w:rsidRPr="00F4738D" w:rsidRDefault="00000000">
            <w:pPr>
              <w:spacing w:before="0" w:line="240" w:lineRule="auto"/>
              <w:rPr>
                <w:rFonts w:asciiTheme="majorHAnsi" w:hAnsiTheme="majorHAnsi" w:cstheme="majorHAnsi"/>
                <w:color w:val="000000"/>
                <w:rPrChange w:id="450" w:author="xiaoqing pan" w:date="2026-02-01T14:17:00Z">
                  <w:rPr>
                    <w:color w:val="000000"/>
                  </w:rPr>
                </w:rPrChange>
              </w:rPr>
            </w:pPr>
            <w:r w:rsidRPr="00F4738D">
              <w:rPr>
                <w:rFonts w:asciiTheme="majorHAnsi" w:hAnsiTheme="majorHAnsi" w:cstheme="majorHAnsi"/>
                <w:b/>
                <w:bCs/>
                <w:color w:val="000000"/>
                <w:rPrChange w:id="451" w:author="xiaoqing pan" w:date="2026-02-01T14:17:00Z">
                  <w:rPr>
                    <w:b/>
                    <w:bCs/>
                    <w:color w:val="000000"/>
                  </w:rPr>
                </w:rPrChange>
              </w:rPr>
              <w:t xml:space="preserve">PhD </w:t>
            </w:r>
            <w:r w:rsidRPr="00F4738D">
              <w:rPr>
                <w:rFonts w:asciiTheme="majorHAnsi" w:hAnsiTheme="majorHAnsi" w:cstheme="majorHAnsi"/>
                <w:color w:val="000000"/>
                <w:rPrChange w:id="452" w:author="xiaoqing pan" w:date="2026-02-01T14:17:00Z">
                  <w:rPr>
                    <w:color w:val="000000"/>
                  </w:rPr>
                </w:rPrChange>
              </w:rPr>
              <w:t xml:space="preserve">| Microbiology, Friedrich Schiller University, Germany                                          </w:t>
            </w:r>
            <w:ins w:id="453" w:author="xiaoqing pan" w:date="2026-02-01T14:18:00Z">
              <w:r w:rsidR="00F4738D">
                <w:rPr>
                  <w:rFonts w:asciiTheme="majorHAnsi" w:hAnsiTheme="majorHAnsi" w:cstheme="majorHAnsi"/>
                  <w:color w:val="000000"/>
                </w:rPr>
                <w:t xml:space="preserve">  </w:t>
              </w:r>
            </w:ins>
            <w:r w:rsidRPr="00F4738D">
              <w:rPr>
                <w:rFonts w:asciiTheme="majorHAnsi" w:hAnsiTheme="majorHAnsi" w:cstheme="majorHAnsi"/>
                <w:color w:val="000000"/>
                <w:rPrChange w:id="454" w:author="xiaoqing pan" w:date="2026-02-01T14:17:00Z">
                  <w:rPr>
                    <w:color w:val="000000"/>
                  </w:rPr>
                </w:rPrChange>
              </w:rPr>
              <w:t xml:space="preserve">   2026</w:t>
            </w:r>
          </w:p>
          <w:p w14:paraId="11FE477F" w14:textId="59FFB393" w:rsidR="00A97612" w:rsidRPr="00F4738D" w:rsidRDefault="00A97612">
            <w:pPr>
              <w:spacing w:before="0" w:line="240" w:lineRule="auto"/>
              <w:rPr>
                <w:ins w:id="455" w:author="xiaoqing pan" w:date="2026-02-01T13:59:00Z"/>
                <w:rFonts w:asciiTheme="majorHAnsi" w:hAnsiTheme="majorHAnsi" w:cstheme="majorHAnsi"/>
                <w:color w:val="000000"/>
                <w:rPrChange w:id="456" w:author="xiaoqing pan" w:date="2026-02-01T14:17:00Z">
                  <w:rPr>
                    <w:ins w:id="457" w:author="xiaoqing pan" w:date="2026-02-01T13:59:00Z"/>
                    <w:i/>
                    <w:iCs/>
                    <w:color w:val="000000"/>
                  </w:rPr>
                </w:rPrChange>
              </w:rPr>
            </w:pPr>
            <w:ins w:id="458" w:author="xiaoqing pan" w:date="2026-02-01T13:59:00Z">
              <w:r w:rsidRPr="00F4738D">
                <w:rPr>
                  <w:rFonts w:asciiTheme="majorHAnsi" w:hAnsiTheme="majorHAnsi" w:cstheme="majorHAnsi"/>
                  <w:color w:val="000000"/>
                  <w:rPrChange w:id="459" w:author="xiaoqing pan" w:date="2026-02-01T14:17:00Z">
                    <w:rPr>
                      <w:color w:val="000000"/>
                    </w:rPr>
                  </w:rPrChange>
                </w:rPr>
                <w:t>S</w:t>
              </w:r>
            </w:ins>
            <w:ins w:id="460" w:author="xiaoqing pan" w:date="2026-02-01T14:00:00Z">
              <w:r w:rsidRPr="00F4738D">
                <w:rPr>
                  <w:rFonts w:asciiTheme="majorHAnsi" w:hAnsiTheme="majorHAnsi" w:cstheme="majorHAnsi"/>
                  <w:color w:val="000000"/>
                  <w:rPrChange w:id="461" w:author="xiaoqing pan" w:date="2026-02-01T14:17:00Z">
                    <w:rPr>
                      <w:color w:val="000000"/>
                    </w:rPr>
                  </w:rPrChange>
                </w:rPr>
                <w:t xml:space="preserve">upervisor: </w:t>
              </w:r>
            </w:ins>
            <w:ins w:id="462" w:author="xiaoqing pan" w:date="2026-02-01T14:01:00Z">
              <w:r w:rsidRPr="00F4738D">
                <w:rPr>
                  <w:rFonts w:asciiTheme="majorHAnsi" w:hAnsiTheme="majorHAnsi" w:cstheme="majorHAnsi"/>
                  <w:color w:val="000000"/>
                  <w:rPrChange w:id="463" w:author="xiaoqing pan" w:date="2026-02-01T14:17:00Z">
                    <w:rPr>
                      <w:color w:val="000000"/>
                    </w:rPr>
                  </w:rPrChange>
                </w:rPr>
                <w:fldChar w:fldCharType="begin"/>
              </w:r>
              <w:r w:rsidRPr="00F4738D">
                <w:rPr>
                  <w:rFonts w:asciiTheme="majorHAnsi" w:hAnsiTheme="majorHAnsi" w:cstheme="majorHAnsi"/>
                  <w:color w:val="000000"/>
                  <w:rPrChange w:id="464" w:author="xiaoqing pan" w:date="2026-02-01T14:17:00Z">
                    <w:rPr>
                      <w:color w:val="000000"/>
                    </w:rPr>
                  </w:rPrChange>
                </w:rPr>
                <w:instrText>HYPERLINK "https://blangolab.com/author/matthew-g.-blango/"</w:instrText>
              </w:r>
              <w:r w:rsidRPr="00F4738D">
                <w:rPr>
                  <w:rFonts w:asciiTheme="majorHAnsi" w:hAnsiTheme="majorHAnsi" w:cstheme="majorHAnsi"/>
                  <w:color w:val="000000"/>
                  <w:rPrChange w:id="465" w:author="xiaoqing pan" w:date="2026-02-01T14:17:00Z">
                    <w:rPr>
                      <w:color w:val="000000"/>
                    </w:rPr>
                  </w:rPrChange>
                </w:rPr>
              </w:r>
              <w:r w:rsidRPr="00F4738D">
                <w:rPr>
                  <w:rFonts w:asciiTheme="majorHAnsi" w:hAnsiTheme="majorHAnsi" w:cstheme="majorHAnsi"/>
                  <w:color w:val="000000"/>
                  <w:rPrChange w:id="466" w:author="xiaoqing pan" w:date="2026-02-01T14:17:00Z">
                    <w:rPr>
                      <w:color w:val="000000"/>
                    </w:rPr>
                  </w:rPrChange>
                </w:rPr>
                <w:fldChar w:fldCharType="separate"/>
              </w:r>
              <w:r w:rsidRPr="00F4738D">
                <w:rPr>
                  <w:rStyle w:val="Hyperlink"/>
                  <w:rFonts w:asciiTheme="majorHAnsi" w:hAnsiTheme="majorHAnsi" w:cstheme="majorHAnsi"/>
                  <w:rPrChange w:id="467" w:author="xiaoqing pan" w:date="2026-02-01T14:17:00Z">
                    <w:rPr>
                      <w:color w:val="000000"/>
                    </w:rPr>
                  </w:rPrChange>
                </w:rPr>
                <w:t>Dr. Ma</w:t>
              </w:r>
              <w:r w:rsidRPr="00F4738D">
                <w:rPr>
                  <w:rStyle w:val="Hyperlink"/>
                  <w:rFonts w:asciiTheme="majorHAnsi" w:hAnsiTheme="majorHAnsi" w:cstheme="majorHAnsi"/>
                  <w:rPrChange w:id="468" w:author="xiaoqing pan" w:date="2026-02-01T14:17:00Z">
                    <w:rPr>
                      <w:color w:val="000000"/>
                    </w:rPr>
                  </w:rPrChange>
                </w:rPr>
                <w:t>t</w:t>
              </w:r>
              <w:r w:rsidRPr="00F4738D">
                <w:rPr>
                  <w:rStyle w:val="Hyperlink"/>
                  <w:rFonts w:asciiTheme="majorHAnsi" w:hAnsiTheme="majorHAnsi" w:cstheme="majorHAnsi"/>
                  <w:rPrChange w:id="469" w:author="xiaoqing pan" w:date="2026-02-01T14:17:00Z">
                    <w:rPr>
                      <w:color w:val="000000"/>
                    </w:rPr>
                  </w:rPrChange>
                </w:rPr>
                <w:t>thew Blango</w:t>
              </w:r>
              <w:r w:rsidRPr="00F4738D">
                <w:rPr>
                  <w:rFonts w:asciiTheme="majorHAnsi" w:hAnsiTheme="majorHAnsi" w:cstheme="majorHAnsi"/>
                  <w:color w:val="000000"/>
                  <w:rPrChange w:id="470" w:author="xiaoqing pan" w:date="2026-02-01T14:17:00Z">
                    <w:rPr>
                      <w:color w:val="000000"/>
                    </w:rPr>
                  </w:rPrChange>
                </w:rPr>
                <w:fldChar w:fldCharType="end"/>
              </w:r>
            </w:ins>
            <w:ins w:id="471" w:author="xiaoqing pan" w:date="2026-02-01T14:00:00Z">
              <w:r w:rsidRPr="00F4738D">
                <w:rPr>
                  <w:rFonts w:asciiTheme="majorHAnsi" w:hAnsiTheme="majorHAnsi" w:cstheme="majorHAnsi"/>
                  <w:color w:val="000000"/>
                  <w:rPrChange w:id="472" w:author="xiaoqing pan" w:date="2026-02-01T14:17:00Z">
                    <w:rPr>
                      <w:color w:val="000000"/>
                    </w:rPr>
                  </w:rPrChange>
                </w:rPr>
                <w:t xml:space="preserve"> (RNA </w:t>
              </w:r>
            </w:ins>
            <w:ins w:id="473" w:author="xiaoqing pan" w:date="2026-02-01T14:03:00Z">
              <w:r w:rsidR="006051C3" w:rsidRPr="00F4738D">
                <w:rPr>
                  <w:rFonts w:asciiTheme="majorHAnsi" w:hAnsiTheme="majorHAnsi" w:cstheme="majorHAnsi"/>
                  <w:color w:val="000000"/>
                  <w:rPrChange w:id="474" w:author="xiaoqing pan" w:date="2026-02-01T14:17:00Z">
                    <w:rPr>
                      <w:color w:val="000000"/>
                    </w:rPr>
                  </w:rPrChange>
                </w:rPr>
                <w:t>B</w:t>
              </w:r>
            </w:ins>
            <w:ins w:id="475" w:author="xiaoqing pan" w:date="2026-02-01T14:00:00Z">
              <w:r w:rsidRPr="00F4738D">
                <w:rPr>
                  <w:rFonts w:asciiTheme="majorHAnsi" w:hAnsiTheme="majorHAnsi" w:cstheme="majorHAnsi"/>
                  <w:color w:val="000000"/>
                  <w:rPrChange w:id="476" w:author="xiaoqing pan" w:date="2026-02-01T14:17:00Z">
                    <w:rPr>
                      <w:color w:val="000000"/>
                    </w:rPr>
                  </w:rPrChange>
                </w:rPr>
                <w:t xml:space="preserve">iology of </w:t>
              </w:r>
            </w:ins>
            <w:ins w:id="477" w:author="xiaoqing pan" w:date="2026-02-01T14:03:00Z">
              <w:r w:rsidR="006051C3" w:rsidRPr="00F4738D">
                <w:rPr>
                  <w:rFonts w:asciiTheme="majorHAnsi" w:hAnsiTheme="majorHAnsi" w:cstheme="majorHAnsi"/>
                  <w:color w:val="000000"/>
                  <w:rPrChange w:id="478" w:author="xiaoqing pan" w:date="2026-02-01T14:17:00Z">
                    <w:rPr>
                      <w:color w:val="000000"/>
                    </w:rPr>
                  </w:rPrChange>
                </w:rPr>
                <w:t>F</w:t>
              </w:r>
            </w:ins>
            <w:ins w:id="479" w:author="xiaoqing pan" w:date="2026-02-01T14:00:00Z">
              <w:r w:rsidRPr="00F4738D">
                <w:rPr>
                  <w:rFonts w:asciiTheme="majorHAnsi" w:hAnsiTheme="majorHAnsi" w:cstheme="majorHAnsi"/>
                  <w:color w:val="000000"/>
                  <w:rPrChange w:id="480" w:author="xiaoqing pan" w:date="2026-02-01T14:17:00Z">
                    <w:rPr>
                      <w:color w:val="000000"/>
                    </w:rPr>
                  </w:rPrChange>
                </w:rPr>
                <w:t xml:space="preserve">ungal </w:t>
              </w:r>
            </w:ins>
            <w:ins w:id="481" w:author="xiaoqing pan" w:date="2026-02-01T14:03:00Z">
              <w:r w:rsidR="006051C3" w:rsidRPr="00F4738D">
                <w:rPr>
                  <w:rFonts w:asciiTheme="majorHAnsi" w:hAnsiTheme="majorHAnsi" w:cstheme="majorHAnsi"/>
                  <w:color w:val="000000"/>
                  <w:rPrChange w:id="482" w:author="xiaoqing pan" w:date="2026-02-01T14:17:00Z">
                    <w:rPr>
                      <w:color w:val="000000"/>
                    </w:rPr>
                  </w:rPrChange>
                </w:rPr>
                <w:t>I</w:t>
              </w:r>
            </w:ins>
            <w:ins w:id="483" w:author="xiaoqing pan" w:date="2026-02-01T14:00:00Z">
              <w:r w:rsidRPr="00F4738D">
                <w:rPr>
                  <w:rFonts w:asciiTheme="majorHAnsi" w:hAnsiTheme="majorHAnsi" w:cstheme="majorHAnsi"/>
                  <w:color w:val="000000"/>
                  <w:rPrChange w:id="484" w:author="xiaoqing pan" w:date="2026-02-01T14:17:00Z">
                    <w:rPr>
                      <w:color w:val="000000"/>
                    </w:rPr>
                  </w:rPrChange>
                </w:rPr>
                <w:t>nfections)</w:t>
              </w:r>
            </w:ins>
          </w:p>
          <w:p w14:paraId="13640326" w14:textId="5B8B81C5" w:rsidR="00505001" w:rsidRPr="00F4738D" w:rsidRDefault="00000000">
            <w:pPr>
              <w:spacing w:before="0" w:line="240" w:lineRule="auto"/>
              <w:rPr>
                <w:rFonts w:asciiTheme="majorHAnsi" w:hAnsiTheme="majorHAnsi" w:cstheme="majorHAnsi"/>
                <w:i/>
                <w:iCs/>
                <w:color w:val="000000"/>
                <w:rPrChange w:id="485" w:author="xiaoqing pan" w:date="2026-02-01T14:17:00Z">
                  <w:rPr>
                    <w:i/>
                    <w:iCs/>
                    <w:color w:val="000000"/>
                  </w:rPr>
                </w:rPrChange>
              </w:rPr>
            </w:pPr>
            <w:r w:rsidRPr="00F4738D">
              <w:rPr>
                <w:rFonts w:asciiTheme="majorHAnsi" w:hAnsiTheme="majorHAnsi" w:cstheme="majorHAnsi"/>
                <w:i/>
                <w:iCs/>
                <w:color w:val="000000"/>
                <w:rPrChange w:id="486" w:author="xiaoqing pan" w:date="2026-02-01T14:17:00Z">
                  <w:rPr>
                    <w:i/>
                    <w:iCs/>
                    <w:color w:val="000000"/>
                  </w:rPr>
                </w:rPrChange>
              </w:rPr>
              <w:t>Thesis: RNA regulation in host-fungal interactions: investigation of the host epitranscriptome and fungal small RNAs</w:t>
            </w:r>
            <w:ins w:id="487" w:author="Matthew Blango" w:date="2026-02-01T11:30:00Z">
              <w:r w:rsidR="00C03CE5" w:rsidRPr="00F4738D">
                <w:rPr>
                  <w:rFonts w:asciiTheme="majorHAnsi" w:hAnsiTheme="majorHAnsi" w:cstheme="majorHAnsi"/>
                  <w:i/>
                  <w:iCs/>
                  <w:color w:val="000000"/>
                  <w:rPrChange w:id="488" w:author="xiaoqing pan" w:date="2026-02-01T14:17:00Z">
                    <w:rPr>
                      <w:i/>
                      <w:iCs/>
                      <w:color w:val="000000"/>
                    </w:rPr>
                  </w:rPrChange>
                </w:rPr>
                <w:t xml:space="preserve"> (submitted)</w:t>
              </w:r>
            </w:ins>
          </w:p>
          <w:p w14:paraId="7ED97C21" w14:textId="77777777" w:rsidR="00505001" w:rsidRPr="00F4738D" w:rsidRDefault="00505001">
            <w:pPr>
              <w:spacing w:before="0" w:line="240" w:lineRule="auto"/>
              <w:rPr>
                <w:rFonts w:asciiTheme="majorHAnsi" w:hAnsiTheme="majorHAnsi" w:cstheme="majorHAnsi"/>
                <w:color w:val="000000"/>
                <w:rPrChange w:id="489" w:author="xiaoqing pan" w:date="2026-02-01T14:17:00Z">
                  <w:rPr>
                    <w:color w:val="000000"/>
                  </w:rPr>
                </w:rPrChange>
              </w:rPr>
            </w:pPr>
          </w:p>
          <w:p w14:paraId="787BE815" w14:textId="6268DC77" w:rsidR="00505001" w:rsidRPr="00F4738D" w:rsidRDefault="00000000">
            <w:pPr>
              <w:spacing w:before="0" w:line="240" w:lineRule="auto"/>
              <w:rPr>
                <w:ins w:id="490" w:author="xiaoqing pan" w:date="2026-02-01T14:02:00Z"/>
                <w:rFonts w:asciiTheme="majorHAnsi" w:hAnsiTheme="majorHAnsi" w:cstheme="majorHAnsi"/>
                <w:color w:val="000000"/>
                <w:rPrChange w:id="491" w:author="xiaoqing pan" w:date="2026-02-01T14:17:00Z">
                  <w:rPr>
                    <w:ins w:id="492" w:author="xiaoqing pan" w:date="2026-02-01T14:02:00Z"/>
                    <w:color w:val="000000"/>
                  </w:rPr>
                </w:rPrChange>
              </w:rPr>
            </w:pPr>
            <w:r w:rsidRPr="00F4738D">
              <w:rPr>
                <w:rFonts w:asciiTheme="majorHAnsi" w:hAnsiTheme="majorHAnsi" w:cstheme="majorHAnsi"/>
                <w:b/>
                <w:bCs/>
                <w:color w:val="000000"/>
                <w:rPrChange w:id="493" w:author="xiaoqing pan" w:date="2026-02-01T14:17:00Z">
                  <w:rPr>
                    <w:b/>
                    <w:bCs/>
                    <w:color w:val="000000"/>
                  </w:rPr>
                </w:rPrChange>
              </w:rPr>
              <w:t>MSc |</w:t>
            </w:r>
            <w:r w:rsidRPr="00F4738D">
              <w:rPr>
                <w:rFonts w:asciiTheme="majorHAnsi" w:hAnsiTheme="majorHAnsi" w:cstheme="majorHAnsi"/>
                <w:i/>
                <w:iCs/>
                <w:color w:val="000000"/>
                <w:rPrChange w:id="494" w:author="xiaoqing pan" w:date="2026-02-01T14:17:00Z">
                  <w:rPr>
                    <w:i/>
                    <w:iCs/>
                    <w:color w:val="000000"/>
                  </w:rPr>
                </w:rPrChange>
              </w:rPr>
              <w:t xml:space="preserve"> </w:t>
            </w:r>
            <w:r w:rsidRPr="00F4738D">
              <w:rPr>
                <w:rFonts w:asciiTheme="majorHAnsi" w:hAnsiTheme="majorHAnsi" w:cstheme="majorHAnsi"/>
                <w:color w:val="000000"/>
                <w:rPrChange w:id="495" w:author="xiaoqing pan" w:date="2026-02-01T14:17:00Z">
                  <w:rPr>
                    <w:color w:val="000000"/>
                  </w:rPr>
                </w:rPrChange>
              </w:rPr>
              <w:t>Bioengineering</w:t>
            </w:r>
            <w:r w:rsidRPr="00F4738D">
              <w:rPr>
                <w:rFonts w:asciiTheme="majorHAnsi" w:hAnsiTheme="majorHAnsi" w:cstheme="majorHAnsi"/>
                <w:i/>
                <w:iCs/>
                <w:color w:val="000000"/>
                <w:rPrChange w:id="496" w:author="xiaoqing pan" w:date="2026-02-01T14:17:00Z">
                  <w:rPr>
                    <w:i/>
                    <w:iCs/>
                    <w:color w:val="000000"/>
                  </w:rPr>
                </w:rPrChange>
              </w:rPr>
              <w:t xml:space="preserve">, </w:t>
            </w:r>
            <w:r w:rsidRPr="00F4738D">
              <w:rPr>
                <w:rFonts w:asciiTheme="majorHAnsi" w:hAnsiTheme="majorHAnsi" w:cstheme="majorHAnsi"/>
                <w:color w:val="000000"/>
                <w:rPrChange w:id="497" w:author="xiaoqing pan" w:date="2026-02-01T14:17:00Z">
                  <w:rPr>
                    <w:color w:val="000000"/>
                  </w:rPr>
                </w:rPrChange>
              </w:rPr>
              <w:t xml:space="preserve">Chinese Academy of Sciences, China                                          </w:t>
            </w:r>
            <w:ins w:id="498" w:author="xiaoqing pan" w:date="2026-02-01T14:02:00Z">
              <w:r w:rsidR="006051C3" w:rsidRPr="00F4738D">
                <w:rPr>
                  <w:rFonts w:asciiTheme="majorHAnsi" w:hAnsiTheme="majorHAnsi" w:cstheme="majorHAnsi"/>
                  <w:color w:val="000000"/>
                  <w:rPrChange w:id="499" w:author="xiaoqing pan" w:date="2026-02-01T14:17:00Z">
                    <w:rPr>
                      <w:color w:val="000000"/>
                    </w:rPr>
                  </w:rPrChange>
                </w:rPr>
                <w:t xml:space="preserve">  </w:t>
              </w:r>
            </w:ins>
            <w:r w:rsidRPr="00F4738D">
              <w:rPr>
                <w:rFonts w:asciiTheme="majorHAnsi" w:hAnsiTheme="majorHAnsi" w:cstheme="majorHAnsi"/>
                <w:color w:val="000000"/>
                <w:rPrChange w:id="500" w:author="xiaoqing pan" w:date="2026-02-01T14:17:00Z">
                  <w:rPr>
                    <w:color w:val="000000"/>
                  </w:rPr>
                </w:rPrChange>
              </w:rPr>
              <w:t xml:space="preserve">  2021</w:t>
            </w:r>
          </w:p>
          <w:p w14:paraId="66509C79" w14:textId="174D2CD6" w:rsidR="006051C3" w:rsidRPr="00F4738D" w:rsidRDefault="006051C3">
            <w:pPr>
              <w:spacing w:before="0" w:line="240" w:lineRule="auto"/>
              <w:rPr>
                <w:rFonts w:asciiTheme="majorHAnsi" w:hAnsiTheme="majorHAnsi" w:cstheme="majorHAnsi"/>
                <w:color w:val="000000"/>
                <w:lang w:val="en-US" w:eastAsia="zh-CN"/>
                <w:rPrChange w:id="501" w:author="xiaoqing pan" w:date="2026-02-01T14:17:00Z">
                  <w:rPr>
                    <w:color w:val="000000"/>
                  </w:rPr>
                </w:rPrChange>
              </w:rPr>
            </w:pPr>
            <w:ins w:id="502" w:author="xiaoqing pan" w:date="2026-02-01T14:03:00Z">
              <w:r w:rsidRPr="00F4738D">
                <w:rPr>
                  <w:rFonts w:asciiTheme="majorHAnsi" w:hAnsiTheme="majorHAnsi" w:cstheme="majorHAnsi"/>
                  <w:color w:val="000000"/>
                  <w:lang w:eastAsia="zh-CN"/>
                  <w:rPrChange w:id="503" w:author="xiaoqing pan" w:date="2026-02-01T14:17:00Z">
                    <w:rPr>
                      <w:rFonts w:hint="eastAsia"/>
                      <w:color w:val="000000"/>
                      <w:lang w:eastAsia="zh-CN"/>
                    </w:rPr>
                  </w:rPrChange>
                </w:rPr>
                <w:t>Sup</w:t>
              </w:r>
              <w:r w:rsidRPr="00F4738D">
                <w:rPr>
                  <w:rFonts w:asciiTheme="majorHAnsi" w:hAnsiTheme="majorHAnsi" w:cstheme="majorHAnsi"/>
                  <w:color w:val="000000"/>
                  <w:lang w:val="en-US" w:eastAsia="zh-CN"/>
                  <w:rPrChange w:id="504" w:author="xiaoqing pan" w:date="2026-02-01T14:17:00Z">
                    <w:rPr>
                      <w:color w:val="000000"/>
                      <w:lang w:val="en-US" w:eastAsia="zh-CN"/>
                    </w:rPr>
                  </w:rPrChange>
                </w:rPr>
                <w:t>ervisor: Dr. Kuaifei Xia (</w:t>
              </w:r>
              <w:r w:rsidRPr="00F4738D">
                <w:rPr>
                  <w:rFonts w:asciiTheme="majorHAnsi" w:hAnsiTheme="majorHAnsi" w:cstheme="majorHAnsi"/>
                  <w:color w:val="000000"/>
                  <w:lang w:val="en-US" w:eastAsia="zh-CN"/>
                  <w:rPrChange w:id="505" w:author="xiaoqing pan" w:date="2026-02-01T14:17:00Z">
                    <w:rPr>
                      <w:rFonts w:ascii="Arial" w:hAnsi="Arial" w:cs="Arial"/>
                      <w:b/>
                      <w:bCs/>
                      <w:color w:val="333333"/>
                      <w:sz w:val="33"/>
                      <w:szCs w:val="33"/>
                      <w:shd w:val="clear" w:color="auto" w:fill="FFFFFF"/>
                    </w:rPr>
                  </w:rPrChange>
                </w:rPr>
                <w:t>Agriculture &amp; Biotechnology Research Center</w:t>
              </w:r>
              <w:r w:rsidRPr="00F4738D">
                <w:rPr>
                  <w:rFonts w:asciiTheme="majorHAnsi" w:hAnsiTheme="majorHAnsi" w:cstheme="majorHAnsi"/>
                  <w:color w:val="000000"/>
                  <w:lang w:val="en-US" w:eastAsia="zh-CN"/>
                  <w:rPrChange w:id="506" w:author="xiaoqing pan" w:date="2026-02-01T14:17:00Z">
                    <w:rPr>
                      <w:rFonts w:ascii="Arial" w:hAnsi="Arial" w:cs="Arial"/>
                      <w:b/>
                      <w:bCs/>
                      <w:color w:val="333333"/>
                      <w:sz w:val="33"/>
                      <w:szCs w:val="33"/>
                      <w:shd w:val="clear" w:color="auto" w:fill="FFFFFF"/>
                    </w:rPr>
                  </w:rPrChange>
                </w:rPr>
                <w:t>)</w:t>
              </w:r>
            </w:ins>
          </w:p>
          <w:p w14:paraId="448375A0" w14:textId="77777777" w:rsidR="00505001" w:rsidRPr="00F4738D" w:rsidRDefault="00000000">
            <w:pPr>
              <w:spacing w:before="0" w:line="240" w:lineRule="auto"/>
              <w:rPr>
                <w:rFonts w:asciiTheme="majorHAnsi" w:hAnsiTheme="majorHAnsi" w:cstheme="majorHAnsi"/>
                <w:i/>
                <w:iCs/>
                <w:color w:val="000000"/>
                <w:rPrChange w:id="507" w:author="xiaoqing pan" w:date="2026-02-01T14:17:00Z">
                  <w:rPr>
                    <w:i/>
                    <w:iCs/>
                    <w:color w:val="000000"/>
                  </w:rPr>
                </w:rPrChange>
              </w:rPr>
            </w:pPr>
            <w:r w:rsidRPr="00F4738D">
              <w:rPr>
                <w:rFonts w:asciiTheme="majorHAnsi" w:hAnsiTheme="majorHAnsi" w:cstheme="majorHAnsi"/>
                <w:i/>
                <w:iCs/>
                <w:color w:val="000000"/>
                <w:rPrChange w:id="508" w:author="xiaoqing pan" w:date="2026-02-01T14:17:00Z">
                  <w:rPr>
                    <w:i/>
                    <w:iCs/>
                    <w:color w:val="000000"/>
                  </w:rPr>
                </w:rPrChange>
              </w:rPr>
              <w:t>Thesis: Non-coding RNAs ciR133 and miR168a-5p play roles in response to Xoo and abiotic stress in rice, respectively</w:t>
            </w:r>
          </w:p>
          <w:p w14:paraId="024448AE" w14:textId="77777777" w:rsidR="00505001" w:rsidRPr="00F4738D" w:rsidRDefault="00883EF0">
            <w:pPr>
              <w:spacing w:before="0" w:line="276" w:lineRule="auto"/>
              <w:rPr>
                <w:rFonts w:asciiTheme="majorHAnsi" w:hAnsiTheme="majorHAnsi" w:cstheme="majorHAnsi"/>
                <w:rPrChange w:id="509" w:author="xiaoqing pan" w:date="2026-02-01T14:17:00Z">
                  <w:rPr/>
                </w:rPrChange>
              </w:rPr>
            </w:pPr>
            <w:r w:rsidRPr="00883EF0">
              <w:rPr>
                <w:rFonts w:asciiTheme="majorHAnsi" w:hAnsiTheme="majorHAnsi" w:cstheme="majorHAnsi"/>
                <w:noProof/>
              </w:rPr>
              <w:pict w14:anchorId="6FA1CC8F">
                <v:rect id="_x0000_i1031" alt="" style="width:451.3pt;height:.05pt;mso-width-percent:0;mso-height-percent:0;mso-width-percent:0;mso-height-percent:0" o:hralign="center" o:hrstd="t" o:hr="t" fillcolor="#a0a0a0" stroked="f"/>
              </w:pict>
            </w:r>
          </w:p>
          <w:p w14:paraId="27A2CCA7" w14:textId="77777777" w:rsidR="006051C3" w:rsidRPr="00F4738D" w:rsidRDefault="006051C3" w:rsidP="006051C3">
            <w:pPr>
              <w:spacing w:before="0" w:line="276" w:lineRule="auto"/>
              <w:rPr>
                <w:ins w:id="510" w:author="xiaoqing pan" w:date="2026-02-01T14:06:00Z"/>
                <w:rFonts w:asciiTheme="majorHAnsi" w:hAnsiTheme="majorHAnsi" w:cstheme="majorHAnsi"/>
                <w:b/>
                <w:bCs/>
                <w:color w:val="2079C7"/>
                <w:sz w:val="22"/>
                <w:szCs w:val="22"/>
                <w:rPrChange w:id="511" w:author="xiaoqing pan" w:date="2026-02-01T14:17:00Z">
                  <w:rPr>
                    <w:ins w:id="512" w:author="xiaoqing pan" w:date="2026-02-01T14:06:00Z"/>
                    <w:b/>
                    <w:bCs/>
                    <w:color w:val="2079C7"/>
                    <w:sz w:val="22"/>
                    <w:szCs w:val="22"/>
                  </w:rPr>
                </w:rPrChange>
              </w:rPr>
            </w:pPr>
            <w:commentRangeStart w:id="513"/>
            <w:ins w:id="514" w:author="xiaoqing pan" w:date="2026-02-01T14:06:00Z">
              <w:r w:rsidRPr="00F4738D">
                <w:rPr>
                  <w:rFonts w:asciiTheme="majorHAnsi" w:hAnsiTheme="majorHAnsi" w:cstheme="majorHAnsi"/>
                  <w:b/>
                  <w:bCs/>
                  <w:color w:val="2079C7"/>
                  <w:sz w:val="22"/>
                  <w:szCs w:val="22"/>
                  <w:rPrChange w:id="515" w:author="xiaoqing pan" w:date="2026-02-01T14:17:00Z">
                    <w:rPr>
                      <w:b/>
                      <w:bCs/>
                      <w:color w:val="2079C7"/>
                      <w:sz w:val="22"/>
                      <w:szCs w:val="22"/>
                    </w:rPr>
                  </w:rPrChange>
                </w:rPr>
                <w:t>PUBLICATIONS</w:t>
              </w:r>
              <w:commentRangeEnd w:id="513"/>
              <w:r w:rsidRPr="00F4738D">
                <w:rPr>
                  <w:rStyle w:val="CommentReference"/>
                  <w:rFonts w:asciiTheme="majorHAnsi" w:hAnsiTheme="majorHAnsi" w:cstheme="majorHAnsi"/>
                  <w:b/>
                  <w:bCs/>
                  <w:color w:val="2079C7"/>
                  <w:sz w:val="22"/>
                  <w:szCs w:val="22"/>
                  <w:rPrChange w:id="516" w:author="xiaoqing pan" w:date="2026-02-01T14:17:00Z">
                    <w:rPr>
                      <w:rStyle w:val="CommentReference"/>
                      <w:b/>
                      <w:bCs/>
                      <w:color w:val="2079C7"/>
                      <w:sz w:val="22"/>
                      <w:szCs w:val="22"/>
                    </w:rPr>
                  </w:rPrChange>
                </w:rPr>
                <w:commentReference w:id="513"/>
              </w:r>
            </w:ins>
          </w:p>
          <w:p w14:paraId="1A06DF1C" w14:textId="1B44D51F" w:rsidR="006051C3" w:rsidRPr="00122F8E" w:rsidRDefault="006051C3" w:rsidP="006051C3">
            <w:pPr>
              <w:pStyle w:val="ListParagraph"/>
              <w:numPr>
                <w:ilvl w:val="0"/>
                <w:numId w:val="8"/>
              </w:numPr>
              <w:spacing w:before="0" w:line="240" w:lineRule="auto"/>
              <w:rPr>
                <w:ins w:id="517" w:author="xiaoqing pan" w:date="2026-02-01T14:06:00Z"/>
                <w:rFonts w:asciiTheme="majorHAnsi" w:hAnsiTheme="majorHAnsi" w:cstheme="majorHAnsi"/>
                <w:color w:val="000000"/>
                <w:rPrChange w:id="518" w:author="xiaoqing pan" w:date="2026-02-01T15:02:00Z">
                  <w:rPr>
                    <w:ins w:id="519" w:author="xiaoqing pan" w:date="2026-02-01T14:06:00Z"/>
                    <w:color w:val="000000"/>
                  </w:rPr>
                </w:rPrChange>
              </w:rPr>
              <w:pPrChange w:id="520" w:author="xiaoqing pan" w:date="2026-02-01T15:02:00Z">
                <w:pPr>
                  <w:spacing w:before="0" w:line="240" w:lineRule="auto"/>
                </w:pPr>
              </w:pPrChange>
            </w:pPr>
            <w:ins w:id="521" w:author="xiaoqing pan" w:date="2026-02-01T14:08:00Z">
              <w:r w:rsidRPr="00122F8E">
                <w:rPr>
                  <w:rFonts w:asciiTheme="majorHAnsi" w:hAnsiTheme="majorHAnsi" w:cstheme="majorHAnsi"/>
                  <w:b/>
                  <w:bCs/>
                  <w:color w:val="000000"/>
                  <w:rPrChange w:id="522" w:author="xiaoqing pan" w:date="2026-02-01T15:02:00Z">
                    <w:rPr>
                      <w:rFonts w:ascii="Arial" w:hAnsi="Arial" w:cs="Arial"/>
                      <w:color w:val="535353"/>
                      <w:sz w:val="30"/>
                      <w:szCs w:val="30"/>
                      <w:shd w:val="clear" w:color="auto" w:fill="F7F7F7"/>
                    </w:rPr>
                  </w:rPrChange>
                </w:rPr>
                <w:t>Pan X</w:t>
              </w:r>
              <w:r w:rsidRPr="00122F8E">
                <w:rPr>
                  <w:rFonts w:asciiTheme="majorHAnsi" w:hAnsiTheme="majorHAnsi" w:cstheme="majorHAnsi"/>
                  <w:b/>
                  <w:bCs/>
                  <w:color w:val="000000"/>
                  <w:rPrChange w:id="523" w:author="xiaoqing pan" w:date="2026-02-01T15:02:00Z">
                    <w:rPr>
                      <w:rFonts w:ascii="Arial" w:hAnsi="Arial" w:cs="Arial"/>
                      <w:color w:val="535353"/>
                      <w:sz w:val="20"/>
                      <w:szCs w:val="20"/>
                      <w:shd w:val="clear" w:color="auto" w:fill="F7F7F7"/>
                      <w:vertAlign w:val="superscript"/>
                    </w:rPr>
                  </w:rPrChange>
                </w:rPr>
                <w:t>*</w:t>
              </w:r>
              <w:r w:rsidRPr="00122F8E">
                <w:rPr>
                  <w:rFonts w:asciiTheme="majorHAnsi" w:hAnsiTheme="majorHAnsi" w:cstheme="majorHAnsi"/>
                  <w:color w:val="000000"/>
                  <w:rPrChange w:id="524" w:author="xiaoqing pan" w:date="2026-02-01T15:02:00Z">
                    <w:rPr>
                      <w:color w:val="000000"/>
                    </w:rPr>
                  </w:rPrChange>
                </w:rPr>
                <w:t>,</w:t>
              </w:r>
              <w:r w:rsidRPr="00122F8E">
                <w:rPr>
                  <w:rFonts w:asciiTheme="majorHAnsi" w:hAnsiTheme="majorHAnsi" w:cstheme="majorHAnsi"/>
                  <w:color w:val="000000"/>
                  <w:rPrChange w:id="525" w:author="xiaoqing pan" w:date="2026-02-01T15:02:00Z">
                    <w:rPr>
                      <w:rFonts w:ascii="Arial" w:hAnsi="Arial" w:cs="Arial"/>
                      <w:color w:val="535353"/>
                      <w:sz w:val="30"/>
                      <w:szCs w:val="30"/>
                      <w:shd w:val="clear" w:color="auto" w:fill="F7F7F7"/>
                    </w:rPr>
                  </w:rPrChange>
                </w:rPr>
                <w:t xml:space="preserve"> Kelani AA</w:t>
              </w:r>
              <w:r w:rsidRPr="00122F8E">
                <w:rPr>
                  <w:rFonts w:asciiTheme="majorHAnsi" w:hAnsiTheme="majorHAnsi" w:cstheme="majorHAnsi"/>
                  <w:color w:val="000000"/>
                  <w:rPrChange w:id="526" w:author="xiaoqing pan" w:date="2026-02-01T15:02:00Z">
                    <w:rPr>
                      <w:rFonts w:ascii="Arial" w:hAnsi="Arial" w:cs="Arial"/>
                      <w:color w:val="535353"/>
                      <w:sz w:val="20"/>
                      <w:szCs w:val="20"/>
                      <w:shd w:val="clear" w:color="auto" w:fill="F7F7F7"/>
                      <w:vertAlign w:val="superscript"/>
                    </w:rPr>
                  </w:rPrChange>
                </w:rPr>
                <w:t>*</w:t>
              </w:r>
              <w:r w:rsidRPr="00122F8E">
                <w:rPr>
                  <w:rFonts w:asciiTheme="majorHAnsi" w:hAnsiTheme="majorHAnsi" w:cstheme="majorHAnsi"/>
                  <w:color w:val="000000"/>
                  <w:rPrChange w:id="527" w:author="xiaoqing pan" w:date="2026-02-01T15:02:00Z">
                    <w:rPr>
                      <w:rFonts w:ascii="Arial" w:hAnsi="Arial" w:cs="Arial"/>
                      <w:color w:val="535353"/>
                      <w:sz w:val="30"/>
                      <w:szCs w:val="30"/>
                      <w:shd w:val="clear" w:color="auto" w:fill="F7F7F7"/>
                    </w:rPr>
                  </w:rPrChange>
                </w:rPr>
                <w:t>, Schrettenbrunner L, Prabakar S, Israni B, Blango MG</w:t>
              </w:r>
            </w:ins>
            <w:commentRangeStart w:id="528"/>
            <w:ins w:id="529" w:author="xiaoqing pan" w:date="2026-02-01T14:06:00Z">
              <w:r w:rsidRPr="00122F8E">
                <w:rPr>
                  <w:rFonts w:asciiTheme="majorHAnsi" w:hAnsiTheme="majorHAnsi" w:cstheme="majorHAnsi"/>
                  <w:color w:val="000000"/>
                  <w:rPrChange w:id="530" w:author="xiaoqing pan" w:date="2026-02-01T15:02:00Z">
                    <w:rPr>
                      <w:color w:val="000000"/>
                    </w:rPr>
                  </w:rPrChange>
                </w:rPr>
                <w:t xml:space="preserve">. (2026). An improved description of the small RNA landscape of the human fungal pathogen </w:t>
              </w:r>
              <w:r w:rsidRPr="00122F8E">
                <w:rPr>
                  <w:rFonts w:asciiTheme="majorHAnsi" w:hAnsiTheme="majorHAnsi" w:cstheme="majorHAnsi"/>
                  <w:i/>
                  <w:iCs/>
                  <w:color w:val="000000"/>
                  <w:rPrChange w:id="531" w:author="xiaoqing pan" w:date="2026-02-01T15:02:00Z">
                    <w:rPr>
                      <w:i/>
                      <w:iCs/>
                      <w:color w:val="000000"/>
                    </w:rPr>
                  </w:rPrChange>
                </w:rPr>
                <w:t>Aspergillus fumigatus</w:t>
              </w:r>
              <w:r w:rsidRPr="00122F8E">
                <w:rPr>
                  <w:rFonts w:asciiTheme="majorHAnsi" w:hAnsiTheme="majorHAnsi" w:cstheme="majorHAnsi"/>
                  <w:color w:val="000000"/>
                  <w:rPrChange w:id="532" w:author="xiaoqing pan" w:date="2026-02-01T15:02:00Z">
                    <w:rPr>
                      <w:color w:val="000000"/>
                    </w:rPr>
                  </w:rPrChange>
                </w:rPr>
                <w:t>. Mol Microbiol 1-12.</w:t>
              </w:r>
            </w:ins>
          </w:p>
          <w:p w14:paraId="5623B068" w14:textId="5292AA0A" w:rsidR="006051C3" w:rsidRPr="00122F8E" w:rsidRDefault="006051C3" w:rsidP="006051C3">
            <w:pPr>
              <w:pStyle w:val="ListParagraph"/>
              <w:numPr>
                <w:ilvl w:val="0"/>
                <w:numId w:val="8"/>
              </w:numPr>
              <w:spacing w:before="0" w:line="240" w:lineRule="auto"/>
              <w:rPr>
                <w:ins w:id="533" w:author="xiaoqing pan" w:date="2026-02-01T14:06:00Z"/>
                <w:rFonts w:asciiTheme="majorHAnsi" w:hAnsiTheme="majorHAnsi" w:cstheme="majorHAnsi"/>
                <w:color w:val="000000"/>
                <w:rPrChange w:id="534" w:author="xiaoqing pan" w:date="2026-02-01T15:02:00Z">
                  <w:rPr>
                    <w:ins w:id="535" w:author="xiaoqing pan" w:date="2026-02-01T14:06:00Z"/>
                    <w:color w:val="000000"/>
                  </w:rPr>
                </w:rPrChange>
              </w:rPr>
              <w:pPrChange w:id="536" w:author="xiaoqing pan" w:date="2026-02-01T15:02:00Z">
                <w:pPr>
                  <w:spacing w:before="0" w:line="240" w:lineRule="auto"/>
                </w:pPr>
              </w:pPrChange>
            </w:pPr>
            <w:ins w:id="537" w:author="xiaoqing pan" w:date="2026-02-01T14:08:00Z">
              <w:r w:rsidRPr="00122F8E">
                <w:rPr>
                  <w:rFonts w:asciiTheme="majorHAnsi" w:hAnsiTheme="majorHAnsi" w:cstheme="majorHAnsi"/>
                  <w:b/>
                  <w:bCs/>
                  <w:color w:val="000000"/>
                  <w:rPrChange w:id="538" w:author="xiaoqing pan" w:date="2026-02-01T15:02:00Z">
                    <w:rPr>
                      <w:rStyle w:val="authors"/>
                      <w:rFonts w:ascii="Arial" w:hAnsi="Arial" w:cs="Arial"/>
                      <w:color w:val="535353"/>
                      <w:sz w:val="30"/>
                      <w:szCs w:val="30"/>
                      <w:shd w:val="clear" w:color="auto" w:fill="F7F7F7"/>
                    </w:rPr>
                  </w:rPrChange>
                </w:rPr>
                <w:t>Pan X</w:t>
              </w:r>
              <w:r w:rsidRPr="00122F8E">
                <w:rPr>
                  <w:rFonts w:asciiTheme="majorHAnsi" w:hAnsiTheme="majorHAnsi" w:cstheme="majorHAnsi"/>
                  <w:b/>
                  <w:bCs/>
                  <w:color w:val="000000"/>
                  <w:rPrChange w:id="539" w:author="xiaoqing pan" w:date="2026-02-01T15:02:00Z">
                    <w:rPr>
                      <w:rStyle w:val="authors"/>
                      <w:rFonts w:ascii="Arial" w:hAnsi="Arial" w:cs="Arial"/>
                      <w:color w:val="535353"/>
                      <w:sz w:val="20"/>
                      <w:szCs w:val="20"/>
                      <w:shd w:val="clear" w:color="auto" w:fill="F7F7F7"/>
                      <w:vertAlign w:val="superscript"/>
                    </w:rPr>
                  </w:rPrChange>
                </w:rPr>
                <w:t>*</w:t>
              </w:r>
              <w:r w:rsidRPr="00122F8E">
                <w:rPr>
                  <w:rFonts w:asciiTheme="majorHAnsi" w:hAnsiTheme="majorHAnsi" w:cstheme="majorHAnsi"/>
                  <w:b/>
                  <w:bCs/>
                  <w:color w:val="000000"/>
                  <w:rPrChange w:id="540" w:author="xiaoqing pan" w:date="2026-02-01T15:02:00Z">
                    <w:rPr>
                      <w:rStyle w:val="authors"/>
                      <w:rFonts w:ascii="Arial" w:hAnsi="Arial" w:cs="Arial"/>
                      <w:color w:val="535353"/>
                      <w:sz w:val="30"/>
                      <w:szCs w:val="30"/>
                      <w:shd w:val="clear" w:color="auto" w:fill="F7F7F7"/>
                    </w:rPr>
                  </w:rPrChange>
                </w:rPr>
                <w:t>,</w:t>
              </w:r>
              <w:r w:rsidRPr="00122F8E">
                <w:rPr>
                  <w:rFonts w:asciiTheme="majorHAnsi" w:hAnsiTheme="majorHAnsi" w:cstheme="majorHAnsi"/>
                  <w:color w:val="000000"/>
                  <w:rPrChange w:id="541" w:author="xiaoqing pan" w:date="2026-02-01T15:02:00Z">
                    <w:rPr>
                      <w:rStyle w:val="authors"/>
                      <w:rFonts w:ascii="Arial" w:hAnsi="Arial" w:cs="Arial"/>
                      <w:color w:val="535353"/>
                      <w:sz w:val="30"/>
                      <w:szCs w:val="30"/>
                      <w:shd w:val="clear" w:color="auto" w:fill="F7F7F7"/>
                    </w:rPr>
                  </w:rPrChange>
                </w:rPr>
                <w:t xml:space="preserve"> Bruch A</w:t>
              </w:r>
              <w:r w:rsidRPr="00122F8E">
                <w:rPr>
                  <w:rFonts w:asciiTheme="majorHAnsi" w:hAnsiTheme="majorHAnsi" w:cstheme="majorHAnsi"/>
                  <w:color w:val="000000"/>
                  <w:rPrChange w:id="542" w:author="xiaoqing pan" w:date="2026-02-01T15:02:00Z">
                    <w:rPr>
                      <w:rStyle w:val="authors"/>
                      <w:rFonts w:ascii="Arial" w:hAnsi="Arial" w:cs="Arial"/>
                      <w:color w:val="535353"/>
                      <w:sz w:val="20"/>
                      <w:szCs w:val="20"/>
                      <w:shd w:val="clear" w:color="auto" w:fill="F7F7F7"/>
                      <w:vertAlign w:val="superscript"/>
                    </w:rPr>
                  </w:rPrChange>
                </w:rPr>
                <w:t>*</w:t>
              </w:r>
              <w:r w:rsidRPr="00122F8E">
                <w:rPr>
                  <w:rFonts w:asciiTheme="majorHAnsi" w:hAnsiTheme="majorHAnsi" w:cstheme="majorHAnsi"/>
                  <w:color w:val="000000"/>
                  <w:rPrChange w:id="543" w:author="xiaoqing pan" w:date="2026-02-01T15:02:00Z">
                    <w:rPr>
                      <w:rStyle w:val="authors"/>
                      <w:rFonts w:ascii="Arial" w:hAnsi="Arial" w:cs="Arial"/>
                      <w:color w:val="535353"/>
                      <w:sz w:val="30"/>
                      <w:szCs w:val="30"/>
                      <w:shd w:val="clear" w:color="auto" w:fill="F7F7F7"/>
                    </w:rPr>
                  </w:rPrChange>
                </w:rPr>
                <w:t>, Blango MG</w:t>
              </w:r>
            </w:ins>
            <w:ins w:id="544" w:author="xiaoqing pan" w:date="2026-02-01T14:06:00Z">
              <w:r w:rsidRPr="00122F8E">
                <w:rPr>
                  <w:rFonts w:asciiTheme="majorHAnsi" w:hAnsiTheme="majorHAnsi" w:cstheme="majorHAnsi"/>
                  <w:color w:val="000000"/>
                  <w:rPrChange w:id="545" w:author="xiaoqing pan" w:date="2026-02-01T15:02:00Z">
                    <w:rPr>
                      <w:color w:val="000000"/>
                    </w:rPr>
                  </w:rPrChange>
                </w:rPr>
                <w:t xml:space="preserve">. (2024). The past, present, and future of RNA modifications in infectious disease research. ACS Infect Dis 10(12), 4017-4029. </w:t>
              </w:r>
            </w:ins>
          </w:p>
          <w:p w14:paraId="7821A5D8" w14:textId="002434D4" w:rsidR="006051C3" w:rsidRPr="00122F8E" w:rsidRDefault="006051C3" w:rsidP="006051C3">
            <w:pPr>
              <w:pStyle w:val="ListParagraph"/>
              <w:numPr>
                <w:ilvl w:val="0"/>
                <w:numId w:val="8"/>
              </w:numPr>
              <w:spacing w:before="0" w:line="240" w:lineRule="auto"/>
              <w:rPr>
                <w:ins w:id="546" w:author="xiaoqing pan" w:date="2026-02-01T14:06:00Z"/>
                <w:rFonts w:asciiTheme="majorHAnsi" w:hAnsiTheme="majorHAnsi" w:cstheme="majorHAnsi"/>
                <w:color w:val="000000"/>
                <w:rPrChange w:id="547" w:author="xiaoqing pan" w:date="2026-02-01T15:02:00Z">
                  <w:rPr>
                    <w:ins w:id="548" w:author="xiaoqing pan" w:date="2026-02-01T14:06:00Z"/>
                    <w:color w:val="000000"/>
                  </w:rPr>
                </w:rPrChange>
              </w:rPr>
              <w:pPrChange w:id="549" w:author="xiaoqing pan" w:date="2026-02-01T15:02:00Z">
                <w:pPr>
                  <w:spacing w:before="0" w:line="240" w:lineRule="auto"/>
                </w:pPr>
              </w:pPrChange>
            </w:pPr>
            <w:ins w:id="550" w:author="xiaoqing pan" w:date="2026-02-01T14:10:00Z">
              <w:r w:rsidRPr="00122F8E">
                <w:rPr>
                  <w:rFonts w:asciiTheme="majorHAnsi" w:hAnsiTheme="majorHAnsi" w:cstheme="majorHAnsi"/>
                  <w:color w:val="000000"/>
                  <w:rPrChange w:id="551" w:author="xiaoqing pan" w:date="2026-02-01T15:02:00Z">
                    <w:rPr>
                      <w:color w:val="000000"/>
                    </w:rPr>
                  </w:rPrChange>
                </w:rPr>
                <w:t xml:space="preserve">Xia K*, </w:t>
              </w:r>
              <w:r w:rsidRPr="00122F8E">
                <w:rPr>
                  <w:rFonts w:asciiTheme="majorHAnsi" w:hAnsiTheme="majorHAnsi" w:cstheme="majorHAnsi"/>
                  <w:b/>
                  <w:bCs/>
                  <w:color w:val="000000"/>
                  <w:rPrChange w:id="552" w:author="xiaoqing pan" w:date="2026-02-01T15:02:00Z">
                    <w:rPr>
                      <w:b/>
                      <w:bCs/>
                      <w:color w:val="000000"/>
                    </w:rPr>
                  </w:rPrChange>
                </w:rPr>
                <w:t>Pan X*</w:t>
              </w:r>
              <w:r w:rsidRPr="00122F8E">
                <w:rPr>
                  <w:rFonts w:asciiTheme="majorHAnsi" w:hAnsiTheme="majorHAnsi" w:cstheme="majorHAnsi"/>
                  <w:color w:val="000000"/>
                  <w:rPrChange w:id="553" w:author="xiaoqing pan" w:date="2026-02-01T15:02:00Z">
                    <w:rPr>
                      <w:color w:val="000000"/>
                    </w:rPr>
                  </w:rPrChange>
                </w:rPr>
                <w:t>,</w:t>
              </w:r>
              <w:r w:rsidRPr="00122F8E">
                <w:rPr>
                  <w:rFonts w:asciiTheme="majorHAnsi" w:hAnsiTheme="majorHAnsi" w:cstheme="majorHAnsi"/>
                  <w:color w:val="000000"/>
                  <w:rPrChange w:id="554" w:author="xiaoqing pan" w:date="2026-02-01T15:02:00Z">
                    <w:rPr>
                      <w:color w:val="000000"/>
                    </w:rPr>
                  </w:rPrChange>
                </w:rPr>
                <w:t xml:space="preserve"> Chen H, </w:t>
              </w:r>
            </w:ins>
            <w:ins w:id="555" w:author="xiaoqing pan" w:date="2026-02-01T14:11:00Z">
              <w:r w:rsidRPr="00122F8E">
                <w:rPr>
                  <w:rFonts w:asciiTheme="majorHAnsi" w:hAnsiTheme="majorHAnsi" w:cstheme="majorHAnsi"/>
                  <w:color w:val="000000"/>
                  <w:rPrChange w:id="556" w:author="xiaoqing pan" w:date="2026-02-01T15:02:00Z">
                    <w:rPr>
                      <w:color w:val="000000"/>
                    </w:rPr>
                  </w:rPrChange>
                </w:rPr>
                <w:t>Xu X, Zhang M</w:t>
              </w:r>
            </w:ins>
            <w:ins w:id="557" w:author="xiaoqing pan" w:date="2026-02-01T14:10:00Z">
              <w:r w:rsidRPr="00122F8E">
                <w:rPr>
                  <w:rFonts w:asciiTheme="majorHAnsi" w:hAnsiTheme="majorHAnsi" w:cstheme="majorHAnsi"/>
                  <w:color w:val="000000"/>
                  <w:rPrChange w:id="558" w:author="xiaoqing pan" w:date="2026-02-01T15:02:00Z">
                    <w:rPr>
                      <w:color w:val="000000"/>
                    </w:rPr>
                  </w:rPrChange>
                </w:rPr>
                <w:t xml:space="preserve">. </w:t>
              </w:r>
            </w:ins>
            <w:ins w:id="559" w:author="xiaoqing pan" w:date="2026-02-01T14:06:00Z">
              <w:r w:rsidRPr="00122F8E">
                <w:rPr>
                  <w:rFonts w:asciiTheme="majorHAnsi" w:hAnsiTheme="majorHAnsi" w:cstheme="majorHAnsi"/>
                  <w:color w:val="000000"/>
                  <w:rPrChange w:id="560" w:author="xiaoqing pan" w:date="2026-02-01T15:02:00Z">
                    <w:rPr>
                      <w:color w:val="000000"/>
                    </w:rPr>
                  </w:rPrChange>
                </w:rPr>
                <w:t xml:space="preserve">(2023). </w:t>
              </w:r>
              <w:r w:rsidRPr="00122F8E">
                <w:rPr>
                  <w:rFonts w:asciiTheme="majorHAnsi" w:hAnsiTheme="majorHAnsi" w:cstheme="majorHAnsi"/>
                  <w:i/>
                  <w:iCs/>
                  <w:color w:val="000000"/>
                  <w:rPrChange w:id="561" w:author="xiaoqing pan" w:date="2026-02-01T15:02:00Z">
                    <w:rPr>
                      <w:i/>
                      <w:iCs/>
                      <w:color w:val="000000"/>
                    </w:rPr>
                  </w:rPrChange>
                </w:rPr>
                <w:t>X00</w:t>
              </w:r>
              <w:r w:rsidRPr="00122F8E">
                <w:rPr>
                  <w:rFonts w:asciiTheme="majorHAnsi" w:hAnsiTheme="majorHAnsi" w:cstheme="majorHAnsi"/>
                  <w:color w:val="000000"/>
                  <w:rPrChange w:id="562" w:author="xiaoqing pan" w:date="2026-02-01T15:02:00Z">
                    <w:rPr>
                      <w:color w:val="000000"/>
                    </w:rPr>
                  </w:rPrChange>
                </w:rPr>
                <w:t xml:space="preserve">-responsive transcriptome reveals the role of the circular RNA133 in disease resistance by regulating expression of </w:t>
              </w:r>
              <w:r w:rsidRPr="00122F8E">
                <w:rPr>
                  <w:rFonts w:asciiTheme="majorHAnsi" w:hAnsiTheme="majorHAnsi" w:cstheme="majorHAnsi"/>
                  <w:i/>
                  <w:iCs/>
                  <w:color w:val="000000"/>
                  <w:rPrChange w:id="563" w:author="xiaoqing pan" w:date="2026-02-01T15:02:00Z">
                    <w:rPr>
                      <w:i/>
                      <w:iCs/>
                      <w:color w:val="000000"/>
                    </w:rPr>
                  </w:rPrChange>
                </w:rPr>
                <w:t xml:space="preserve">OsARAB </w:t>
              </w:r>
              <w:r w:rsidRPr="00122F8E">
                <w:rPr>
                  <w:rFonts w:asciiTheme="majorHAnsi" w:hAnsiTheme="majorHAnsi" w:cstheme="majorHAnsi"/>
                  <w:color w:val="000000"/>
                  <w:rPrChange w:id="564" w:author="xiaoqing pan" w:date="2026-02-01T15:02:00Z">
                    <w:rPr>
                      <w:color w:val="000000"/>
                    </w:rPr>
                  </w:rPrChange>
                </w:rPr>
                <w:t>in rice. Phytopathol Res 5, 22.</w:t>
              </w:r>
            </w:ins>
          </w:p>
          <w:p w14:paraId="79E595D5" w14:textId="40ACACE3" w:rsidR="006051C3" w:rsidRPr="00122F8E" w:rsidRDefault="006051C3" w:rsidP="006051C3">
            <w:pPr>
              <w:pStyle w:val="ListParagraph"/>
              <w:numPr>
                <w:ilvl w:val="0"/>
                <w:numId w:val="8"/>
              </w:numPr>
              <w:spacing w:before="0" w:line="240" w:lineRule="auto"/>
              <w:rPr>
                <w:ins w:id="565" w:author="xiaoqing pan" w:date="2026-02-01T14:06:00Z"/>
                <w:rFonts w:asciiTheme="majorHAnsi" w:hAnsiTheme="majorHAnsi" w:cstheme="majorHAnsi"/>
                <w:color w:val="000000"/>
                <w:rPrChange w:id="566" w:author="xiaoqing pan" w:date="2026-02-01T15:02:00Z">
                  <w:rPr>
                    <w:ins w:id="567" w:author="xiaoqing pan" w:date="2026-02-01T14:06:00Z"/>
                    <w:color w:val="000000"/>
                  </w:rPr>
                </w:rPrChange>
              </w:rPr>
              <w:pPrChange w:id="568" w:author="xiaoqing pan" w:date="2026-02-01T15:02:00Z">
                <w:pPr>
                  <w:spacing w:before="0" w:line="240" w:lineRule="auto"/>
                </w:pPr>
              </w:pPrChange>
            </w:pPr>
            <w:ins w:id="569" w:author="xiaoqing pan" w:date="2026-02-01T14:06:00Z">
              <w:r w:rsidRPr="00122F8E">
                <w:rPr>
                  <w:rFonts w:asciiTheme="majorHAnsi" w:hAnsiTheme="majorHAnsi" w:cstheme="majorHAnsi"/>
                  <w:color w:val="000000"/>
                  <w:rPrChange w:id="570" w:author="xiaoqing pan" w:date="2026-02-01T15:02:00Z">
                    <w:rPr>
                      <w:color w:val="000000"/>
                    </w:rPr>
                  </w:rPrChange>
                </w:rPr>
                <w:t xml:space="preserve">Xia K*, </w:t>
              </w:r>
              <w:r w:rsidRPr="00122F8E">
                <w:rPr>
                  <w:rFonts w:asciiTheme="majorHAnsi" w:hAnsiTheme="majorHAnsi" w:cstheme="majorHAnsi"/>
                  <w:b/>
                  <w:bCs/>
                  <w:color w:val="000000"/>
                  <w:rPrChange w:id="571" w:author="xiaoqing pan" w:date="2026-02-01T15:02:00Z">
                    <w:rPr>
                      <w:b/>
                      <w:bCs/>
                      <w:color w:val="000000"/>
                    </w:rPr>
                  </w:rPrChange>
                </w:rPr>
                <w:t>Pan X*</w:t>
              </w:r>
              <w:r w:rsidRPr="00122F8E">
                <w:rPr>
                  <w:rFonts w:asciiTheme="majorHAnsi" w:hAnsiTheme="majorHAnsi" w:cstheme="majorHAnsi"/>
                  <w:color w:val="000000"/>
                  <w:rPrChange w:id="572" w:author="xiaoqing pan" w:date="2026-02-01T15:02:00Z">
                    <w:rPr>
                      <w:color w:val="000000"/>
                    </w:rPr>
                  </w:rPrChange>
                </w:rPr>
                <w:t xml:space="preserve">, </w:t>
              </w:r>
            </w:ins>
            <w:ins w:id="573" w:author="xiaoqing pan" w:date="2026-02-01T14:09:00Z">
              <w:r w:rsidRPr="00122F8E">
                <w:rPr>
                  <w:rFonts w:asciiTheme="majorHAnsi" w:hAnsiTheme="majorHAnsi" w:cstheme="majorHAnsi"/>
                  <w:color w:val="000000"/>
                  <w:rPrChange w:id="574" w:author="xiaoqing pan" w:date="2026-02-01T15:02:00Z">
                    <w:rPr>
                      <w:color w:val="000000"/>
                    </w:rPr>
                  </w:rPrChange>
                </w:rPr>
                <w:t>Zeng X</w:t>
              </w:r>
            </w:ins>
            <w:ins w:id="575" w:author="xiaoqing pan" w:date="2026-02-01T14:10:00Z">
              <w:r w:rsidRPr="00122F8E">
                <w:rPr>
                  <w:rFonts w:asciiTheme="majorHAnsi" w:hAnsiTheme="majorHAnsi" w:cstheme="majorHAnsi"/>
                  <w:color w:val="000000"/>
                  <w:rPrChange w:id="576" w:author="xiaoqing pan" w:date="2026-02-01T15:02:00Z">
                    <w:rPr>
                      <w:color w:val="000000"/>
                    </w:rPr>
                  </w:rPrChange>
                </w:rPr>
                <w:t>, Zhang M</w:t>
              </w:r>
            </w:ins>
            <w:ins w:id="577" w:author="xiaoqing pan" w:date="2026-02-01T14:06:00Z">
              <w:r w:rsidRPr="00122F8E">
                <w:rPr>
                  <w:rFonts w:asciiTheme="majorHAnsi" w:hAnsiTheme="majorHAnsi" w:cstheme="majorHAnsi"/>
                  <w:color w:val="000000"/>
                  <w:rPrChange w:id="578" w:author="xiaoqing pan" w:date="2026-02-01T15:02:00Z">
                    <w:rPr>
                      <w:color w:val="000000"/>
                    </w:rPr>
                  </w:rPrChange>
                </w:rPr>
                <w:t xml:space="preserve">. (2023). Rice miR168a-5p regulates seed length, nitrogen allocation and salt tolerance by targeting </w:t>
              </w:r>
              <w:r w:rsidRPr="00122F8E">
                <w:rPr>
                  <w:rFonts w:asciiTheme="majorHAnsi" w:hAnsiTheme="majorHAnsi" w:cstheme="majorHAnsi"/>
                  <w:i/>
                  <w:iCs/>
                  <w:color w:val="000000"/>
                  <w:rPrChange w:id="579" w:author="xiaoqing pan" w:date="2026-02-01T15:02:00Z">
                    <w:rPr>
                      <w:i/>
                      <w:iCs/>
                      <w:color w:val="000000"/>
                    </w:rPr>
                  </w:rPrChange>
                </w:rPr>
                <w:t xml:space="preserve">OsOFP3, OsNPF2.4, </w:t>
              </w:r>
              <w:r w:rsidRPr="00122F8E">
                <w:rPr>
                  <w:rFonts w:asciiTheme="majorHAnsi" w:hAnsiTheme="majorHAnsi" w:cstheme="majorHAnsi"/>
                  <w:color w:val="000000"/>
                  <w:rPrChange w:id="580" w:author="xiaoqing pan" w:date="2026-02-01T15:02:00Z">
                    <w:rPr>
                      <w:color w:val="000000"/>
                    </w:rPr>
                  </w:rPrChange>
                </w:rPr>
                <w:t xml:space="preserve">and </w:t>
              </w:r>
              <w:r w:rsidRPr="00122F8E">
                <w:rPr>
                  <w:rFonts w:asciiTheme="majorHAnsi" w:hAnsiTheme="majorHAnsi" w:cstheme="majorHAnsi"/>
                  <w:i/>
                  <w:iCs/>
                  <w:color w:val="000000"/>
                  <w:rPrChange w:id="581" w:author="xiaoqing pan" w:date="2026-02-01T15:02:00Z">
                    <w:rPr>
                      <w:i/>
                      <w:iCs/>
                      <w:color w:val="000000"/>
                    </w:rPr>
                  </w:rPrChange>
                </w:rPr>
                <w:t>OsAGO1a</w:t>
              </w:r>
              <w:r w:rsidRPr="00122F8E">
                <w:rPr>
                  <w:rFonts w:asciiTheme="majorHAnsi" w:hAnsiTheme="majorHAnsi" w:cstheme="majorHAnsi"/>
                  <w:color w:val="000000"/>
                  <w:rPrChange w:id="582" w:author="xiaoqing pan" w:date="2026-02-01T15:02:00Z">
                    <w:rPr>
                      <w:color w:val="000000"/>
                    </w:rPr>
                  </w:rPrChange>
                </w:rPr>
                <w:t>, respectively. J. Plant Physiol 208, 153905.</w:t>
              </w:r>
            </w:ins>
          </w:p>
          <w:p w14:paraId="0479E33A" w14:textId="4CA36B46" w:rsidR="006051C3" w:rsidRPr="00122F8E" w:rsidRDefault="006051C3" w:rsidP="006051C3">
            <w:pPr>
              <w:pStyle w:val="ListParagraph"/>
              <w:numPr>
                <w:ilvl w:val="0"/>
                <w:numId w:val="8"/>
              </w:numPr>
              <w:spacing w:before="0" w:line="240" w:lineRule="auto"/>
              <w:rPr>
                <w:ins w:id="583" w:author="xiaoqing pan" w:date="2026-02-01T14:06:00Z"/>
                <w:rFonts w:asciiTheme="majorHAnsi" w:hAnsiTheme="majorHAnsi" w:cstheme="majorHAnsi"/>
                <w:color w:val="000000"/>
                <w:rPrChange w:id="584" w:author="xiaoqing pan" w:date="2026-02-01T15:02:00Z">
                  <w:rPr>
                    <w:ins w:id="585" w:author="xiaoqing pan" w:date="2026-02-01T14:06:00Z"/>
                    <w:color w:val="000000"/>
                  </w:rPr>
                </w:rPrChange>
              </w:rPr>
              <w:pPrChange w:id="586" w:author="xiaoqing pan" w:date="2026-02-01T15:02:00Z">
                <w:pPr>
                  <w:spacing w:before="0" w:line="240" w:lineRule="auto"/>
                </w:pPr>
              </w:pPrChange>
            </w:pPr>
            <w:ins w:id="587" w:author="xiaoqing pan" w:date="2026-02-01T14:09:00Z">
              <w:r w:rsidRPr="00122F8E">
                <w:rPr>
                  <w:rFonts w:asciiTheme="majorHAnsi" w:hAnsiTheme="majorHAnsi" w:cstheme="majorHAnsi"/>
                  <w:color w:val="000000"/>
                  <w:rPrChange w:id="588" w:author="xiaoqing pan" w:date="2026-02-01T15:02:00Z">
                    <w:rPr>
                      <w:rFonts w:ascii="Arial" w:hAnsi="Arial" w:cs="Arial"/>
                      <w:color w:val="535353"/>
                      <w:sz w:val="30"/>
                      <w:szCs w:val="30"/>
                      <w:shd w:val="clear" w:color="auto" w:fill="F7F7F7"/>
                    </w:rPr>
                  </w:rPrChange>
                </w:rPr>
                <w:t xml:space="preserve">Kelani AA, Bruch A, Rivieccio F, Visser C, Krüger T, Weaver D, </w:t>
              </w:r>
              <w:r w:rsidRPr="00122F8E">
                <w:rPr>
                  <w:rFonts w:asciiTheme="majorHAnsi" w:hAnsiTheme="majorHAnsi" w:cstheme="majorHAnsi"/>
                  <w:b/>
                  <w:bCs/>
                  <w:color w:val="000000"/>
                  <w:rPrChange w:id="589" w:author="xiaoqing pan" w:date="2026-02-01T15:02:00Z">
                    <w:rPr>
                      <w:rFonts w:ascii="Arial" w:hAnsi="Arial" w:cs="Arial"/>
                      <w:color w:val="535353"/>
                      <w:sz w:val="30"/>
                      <w:szCs w:val="30"/>
                      <w:shd w:val="clear" w:color="auto" w:fill="F7F7F7"/>
                    </w:rPr>
                  </w:rPrChange>
                </w:rPr>
                <w:t>Pan X</w:t>
              </w:r>
              <w:r w:rsidRPr="00122F8E">
                <w:rPr>
                  <w:rFonts w:asciiTheme="majorHAnsi" w:hAnsiTheme="majorHAnsi" w:cstheme="majorHAnsi"/>
                  <w:color w:val="000000"/>
                  <w:rPrChange w:id="590" w:author="xiaoqing pan" w:date="2026-02-01T15:02:00Z">
                    <w:rPr>
                      <w:rFonts w:ascii="Arial" w:hAnsi="Arial" w:cs="Arial"/>
                      <w:color w:val="535353"/>
                      <w:sz w:val="30"/>
                      <w:szCs w:val="30"/>
                      <w:shd w:val="clear" w:color="auto" w:fill="F7F7F7"/>
                    </w:rPr>
                  </w:rPrChange>
                </w:rPr>
                <w:t>, Schaeuble S, Panagiotou G, Kniemeyer O, Bromley MJ, Bowyer P, Barber AE, Brakhage AA, Blango MG</w:t>
              </w:r>
            </w:ins>
            <w:ins w:id="591" w:author="xiaoqing pan" w:date="2026-02-01T14:06:00Z">
              <w:r w:rsidRPr="00122F8E">
                <w:rPr>
                  <w:rFonts w:asciiTheme="majorHAnsi" w:hAnsiTheme="majorHAnsi" w:cstheme="majorHAnsi"/>
                  <w:color w:val="000000"/>
                  <w:rPrChange w:id="592" w:author="xiaoqing pan" w:date="2026-02-01T15:02:00Z">
                    <w:rPr>
                      <w:color w:val="000000"/>
                    </w:rPr>
                  </w:rPrChange>
                </w:rPr>
                <w:t xml:space="preserve">. (2023). Disruption of the </w:t>
              </w:r>
              <w:r w:rsidRPr="00122F8E">
                <w:rPr>
                  <w:rFonts w:asciiTheme="majorHAnsi" w:hAnsiTheme="majorHAnsi" w:cstheme="majorHAnsi"/>
                  <w:i/>
                  <w:iCs/>
                  <w:color w:val="000000"/>
                  <w:rPrChange w:id="593" w:author="xiaoqing pan" w:date="2026-02-01T15:02:00Z">
                    <w:rPr>
                      <w:i/>
                      <w:iCs/>
                      <w:color w:val="000000"/>
                    </w:rPr>
                  </w:rPrChange>
                </w:rPr>
                <w:t xml:space="preserve">A. fumigatus </w:t>
              </w:r>
              <w:r w:rsidRPr="00122F8E">
                <w:rPr>
                  <w:rFonts w:asciiTheme="majorHAnsi" w:hAnsiTheme="majorHAnsi" w:cstheme="majorHAnsi"/>
                  <w:color w:val="000000"/>
                  <w:rPrChange w:id="594" w:author="xiaoqing pan" w:date="2026-02-01T15:02:00Z">
                    <w:rPr>
                      <w:color w:val="000000"/>
                    </w:rPr>
                  </w:rPrChange>
                </w:rPr>
                <w:t>RNA interference machinery alters the conidial transcriptome. RNA 29(7), 1033-1050.</w:t>
              </w:r>
              <w:commentRangeEnd w:id="528"/>
              <w:r w:rsidRPr="00F4738D">
                <w:rPr>
                  <w:rStyle w:val="CommentReference"/>
                  <w:rFonts w:asciiTheme="majorHAnsi" w:hAnsiTheme="majorHAnsi" w:cstheme="majorHAnsi"/>
                  <w:color w:val="000000"/>
                  <w:sz w:val="18"/>
                  <w:szCs w:val="18"/>
                  <w:rPrChange w:id="595" w:author="xiaoqing pan" w:date="2026-02-01T14:17:00Z">
                    <w:rPr>
                      <w:rStyle w:val="CommentReference"/>
                      <w:color w:val="000000"/>
                      <w:sz w:val="18"/>
                      <w:szCs w:val="18"/>
                    </w:rPr>
                  </w:rPrChange>
                </w:rPr>
                <w:commentReference w:id="528"/>
              </w:r>
            </w:ins>
          </w:p>
          <w:p w14:paraId="389435D2" w14:textId="4122C5A7" w:rsidR="006051C3" w:rsidRPr="00F4738D" w:rsidRDefault="00883EF0" w:rsidP="006051C3">
            <w:pPr>
              <w:spacing w:before="0" w:line="276" w:lineRule="auto"/>
              <w:rPr>
                <w:ins w:id="596" w:author="xiaoqing pan" w:date="2026-02-01T14:06:00Z"/>
                <w:rFonts w:asciiTheme="majorHAnsi" w:hAnsiTheme="majorHAnsi" w:cstheme="majorHAnsi"/>
                <w:color w:val="000000"/>
                <w:rPrChange w:id="597" w:author="xiaoqing pan" w:date="2026-02-01T14:17:00Z">
                  <w:rPr>
                    <w:ins w:id="598" w:author="xiaoqing pan" w:date="2026-02-01T14:06:00Z"/>
                    <w:b/>
                    <w:bCs/>
                    <w:color w:val="2079C7"/>
                    <w:sz w:val="22"/>
                    <w:szCs w:val="22"/>
                  </w:rPr>
                </w:rPrChange>
              </w:rPr>
              <w:pPrChange w:id="599" w:author="xiaoqing pan" w:date="2026-02-01T14:06:00Z">
                <w:pPr>
                  <w:framePr w:hSpace="180" w:vSpace="180" w:wrap="around" w:vAnchor="text" w:hAnchor="text" w:x="-369"/>
                  <w:spacing w:before="0" w:line="276" w:lineRule="auto"/>
                </w:pPr>
              </w:pPrChange>
            </w:pPr>
            <w:ins w:id="600" w:author="xiaoqing pan" w:date="2026-02-01T14:06:00Z">
              <w:r w:rsidRPr="00883EF0">
                <w:rPr>
                  <w:rFonts w:asciiTheme="majorHAnsi" w:hAnsiTheme="majorHAnsi" w:cstheme="majorHAnsi"/>
                  <w:noProof/>
                </w:rPr>
                <w:pict w14:anchorId="7D065026">
                  <v:rect id="_x0000_i1030" alt="" style="width:451.3pt;height:.05pt;mso-width-percent:0;mso-height-percent:0;mso-width-percent:0;mso-height-percent:0" o:hralign="center" o:hrstd="t" o:hr="t" fillcolor="#a0a0a0" stroked="f"/>
                </w:pict>
              </w:r>
            </w:ins>
          </w:p>
          <w:p w14:paraId="10A4EE9D" w14:textId="25EAB7A7" w:rsidR="00505001" w:rsidRPr="00F4738D" w:rsidRDefault="00000000">
            <w:pPr>
              <w:spacing w:before="0" w:line="276" w:lineRule="auto"/>
              <w:rPr>
                <w:rFonts w:asciiTheme="majorHAnsi" w:hAnsiTheme="majorHAnsi" w:cstheme="majorHAnsi"/>
                <w:b/>
                <w:bCs/>
                <w:color w:val="2079C7"/>
                <w:sz w:val="22"/>
                <w:szCs w:val="22"/>
                <w:rPrChange w:id="601" w:author="xiaoqing pan" w:date="2026-02-01T14:17:00Z">
                  <w:rPr>
                    <w:b/>
                    <w:bCs/>
                    <w:color w:val="2079C7"/>
                    <w:sz w:val="22"/>
                    <w:szCs w:val="22"/>
                  </w:rPr>
                </w:rPrChange>
              </w:rPr>
            </w:pPr>
            <w:r w:rsidRPr="00F4738D">
              <w:rPr>
                <w:rFonts w:asciiTheme="majorHAnsi" w:hAnsiTheme="majorHAnsi" w:cstheme="majorHAnsi"/>
                <w:b/>
                <w:bCs/>
                <w:color w:val="2079C7"/>
                <w:sz w:val="22"/>
                <w:szCs w:val="22"/>
                <w:rPrChange w:id="602" w:author="xiaoqing pan" w:date="2026-02-01T14:17:00Z">
                  <w:rPr>
                    <w:b/>
                    <w:bCs/>
                    <w:color w:val="2079C7"/>
                    <w:sz w:val="22"/>
                    <w:szCs w:val="22"/>
                  </w:rPr>
                </w:rPrChange>
              </w:rPr>
              <w:t>PROFESSIONAL EXPERIENCES</w:t>
            </w:r>
          </w:p>
          <w:p w14:paraId="2262C7BE" w14:textId="77777777" w:rsidR="00505001" w:rsidRPr="00F4738D" w:rsidRDefault="00000000">
            <w:pPr>
              <w:spacing w:before="0" w:line="240" w:lineRule="auto"/>
              <w:jc w:val="both"/>
              <w:rPr>
                <w:rFonts w:asciiTheme="majorHAnsi" w:hAnsiTheme="majorHAnsi" w:cstheme="majorHAnsi"/>
                <w:b/>
                <w:bCs/>
                <w:color w:val="000000"/>
                <w:rPrChange w:id="603" w:author="xiaoqing pan" w:date="2026-02-01T14:17:00Z">
                  <w:rPr>
                    <w:b/>
                    <w:bCs/>
                    <w:color w:val="000000"/>
                  </w:rPr>
                </w:rPrChange>
              </w:rPr>
            </w:pPr>
            <w:r w:rsidRPr="00F4738D">
              <w:rPr>
                <w:rFonts w:asciiTheme="majorHAnsi" w:hAnsiTheme="majorHAnsi" w:cstheme="majorHAnsi"/>
                <w:b/>
                <w:bCs/>
                <w:color w:val="000000"/>
                <w:rPrChange w:id="604" w:author="xiaoqing pan" w:date="2026-02-01T14:17:00Z">
                  <w:rPr>
                    <w:b/>
                    <w:bCs/>
                    <w:color w:val="000000"/>
                  </w:rPr>
                </w:rPrChange>
              </w:rPr>
              <w:t>Human PBMC transcriptome changes upon fungal stimulations</w:t>
            </w:r>
          </w:p>
          <w:p w14:paraId="4295922C" w14:textId="77777777" w:rsidR="00505001" w:rsidRPr="00F4738D" w:rsidRDefault="00000000">
            <w:pPr>
              <w:numPr>
                <w:ilvl w:val="0"/>
                <w:numId w:val="6"/>
              </w:numPr>
              <w:spacing w:before="240" w:line="240" w:lineRule="auto"/>
              <w:ind w:right="0"/>
              <w:jc w:val="both"/>
              <w:rPr>
                <w:rFonts w:asciiTheme="majorHAnsi" w:hAnsiTheme="majorHAnsi" w:cstheme="majorHAnsi"/>
                <w:color w:val="000000"/>
                <w:rPrChange w:id="605" w:author="xiaoqing pan" w:date="2026-02-01T14:17:00Z">
                  <w:rPr>
                    <w:color w:val="000000"/>
                  </w:rPr>
                </w:rPrChange>
              </w:rPr>
            </w:pPr>
            <w:r w:rsidRPr="00F4738D">
              <w:rPr>
                <w:rFonts w:asciiTheme="majorHAnsi" w:hAnsiTheme="majorHAnsi" w:cstheme="majorHAnsi"/>
                <w:color w:val="000000"/>
                <w:rPrChange w:id="606" w:author="xiaoqing pan" w:date="2026-02-01T14:17:00Z">
                  <w:rPr>
                    <w:color w:val="000000"/>
                  </w:rPr>
                </w:rPrChange>
              </w:rPr>
              <w:t xml:space="preserve">Designing a high-throughput </w:t>
            </w:r>
            <w:r w:rsidRPr="00F4738D">
              <w:rPr>
                <w:rFonts w:asciiTheme="majorHAnsi" w:hAnsiTheme="majorHAnsi" w:cstheme="majorHAnsi"/>
                <w:b/>
                <w:bCs/>
                <w:color w:val="000000"/>
                <w:rPrChange w:id="607" w:author="xiaoqing pan" w:date="2026-02-01T14:17:00Z">
                  <w:rPr>
                    <w:b/>
                    <w:bCs/>
                    <w:color w:val="000000"/>
                  </w:rPr>
                </w:rPrChange>
              </w:rPr>
              <w:t>Snakemake workflow</w:t>
            </w:r>
            <w:r w:rsidRPr="00F4738D">
              <w:rPr>
                <w:rFonts w:asciiTheme="majorHAnsi" w:hAnsiTheme="majorHAnsi" w:cstheme="majorHAnsi"/>
                <w:color w:val="000000"/>
                <w:rPrChange w:id="608" w:author="xiaoqing pan" w:date="2026-02-01T14:17:00Z">
                  <w:rPr>
                    <w:color w:val="000000"/>
                  </w:rPr>
                </w:rPrChange>
              </w:rPr>
              <w:t xml:space="preserve"> to quantify differential expression and alternative splicing events, characterizing the dynamic response of human PBMCs to fungal pathogens.</w:t>
            </w:r>
          </w:p>
          <w:p w14:paraId="7F158D21" w14:textId="68BD6206" w:rsidR="00505001" w:rsidRPr="00F4738D" w:rsidRDefault="00000000">
            <w:pPr>
              <w:numPr>
                <w:ilvl w:val="0"/>
                <w:numId w:val="6"/>
              </w:numPr>
              <w:spacing w:before="0" w:line="240" w:lineRule="auto"/>
              <w:ind w:right="0"/>
              <w:jc w:val="both"/>
              <w:rPr>
                <w:rFonts w:asciiTheme="majorHAnsi" w:hAnsiTheme="majorHAnsi" w:cstheme="majorHAnsi"/>
                <w:color w:val="000000"/>
                <w:rPrChange w:id="609" w:author="xiaoqing pan" w:date="2026-02-01T14:17:00Z">
                  <w:rPr>
                    <w:color w:val="000000"/>
                  </w:rPr>
                </w:rPrChange>
              </w:rPr>
            </w:pPr>
            <w:r w:rsidRPr="00F4738D">
              <w:rPr>
                <w:rFonts w:asciiTheme="majorHAnsi" w:hAnsiTheme="majorHAnsi" w:cstheme="majorHAnsi"/>
                <w:color w:val="000000"/>
                <w:rPrChange w:id="610" w:author="xiaoqing pan" w:date="2026-02-01T14:17:00Z">
                  <w:rPr>
                    <w:color w:val="000000"/>
                  </w:rPr>
                </w:rPrChange>
              </w:rPr>
              <w:t xml:space="preserve">Leading a </w:t>
            </w:r>
            <w:commentRangeStart w:id="611"/>
            <w:del w:id="612" w:author="Matthew Blango" w:date="2026-02-01T11:30:00Z">
              <w:r w:rsidRPr="00F4738D" w:rsidDel="00C03CE5">
                <w:rPr>
                  <w:rFonts w:asciiTheme="majorHAnsi" w:hAnsiTheme="majorHAnsi" w:cstheme="majorHAnsi"/>
                  <w:color w:val="000000"/>
                  <w:rPrChange w:id="613" w:author="xiaoqing pan" w:date="2026-02-01T14:17:00Z">
                    <w:rPr>
                      <w:color w:val="000000"/>
                    </w:rPr>
                  </w:rPrChange>
                </w:rPr>
                <w:delText>six people</w:delText>
              </w:r>
            </w:del>
            <w:commentRangeEnd w:id="611"/>
            <w:r w:rsidR="00C03CE5" w:rsidRPr="00F4738D">
              <w:rPr>
                <w:rStyle w:val="CommentReference"/>
                <w:rFonts w:asciiTheme="majorHAnsi" w:hAnsiTheme="majorHAnsi" w:cstheme="majorHAnsi"/>
                <w:color w:val="000000"/>
                <w:sz w:val="18"/>
                <w:szCs w:val="18"/>
                <w:rPrChange w:id="614" w:author="xiaoqing pan" w:date="2026-02-01T14:17:00Z">
                  <w:rPr>
                    <w:rStyle w:val="CommentReference"/>
                    <w:color w:val="000000"/>
                    <w:sz w:val="18"/>
                    <w:szCs w:val="18"/>
                  </w:rPr>
                </w:rPrChange>
              </w:rPr>
              <w:commentReference w:id="611"/>
            </w:r>
            <w:del w:id="615" w:author="Matthew Blango" w:date="2026-02-01T11:30:00Z">
              <w:r w:rsidRPr="00F4738D" w:rsidDel="00C03CE5">
                <w:rPr>
                  <w:rFonts w:asciiTheme="majorHAnsi" w:hAnsiTheme="majorHAnsi" w:cstheme="majorHAnsi"/>
                  <w:color w:val="000000"/>
                  <w:rPrChange w:id="616" w:author="xiaoqing pan" w:date="2026-02-01T14:17:00Z">
                    <w:rPr>
                      <w:color w:val="000000"/>
                    </w:rPr>
                  </w:rPrChange>
                </w:rPr>
                <w:delText>-involved project. Collaborate</w:delText>
              </w:r>
            </w:del>
            <w:ins w:id="617" w:author="Matthew Blango" w:date="2026-02-01T11:30:00Z">
              <w:r w:rsidR="00C03CE5" w:rsidRPr="00F4738D">
                <w:rPr>
                  <w:rFonts w:asciiTheme="majorHAnsi" w:hAnsiTheme="majorHAnsi" w:cstheme="majorHAnsi"/>
                  <w:color w:val="000000"/>
                  <w:rPrChange w:id="618" w:author="xiaoqing pan" w:date="2026-02-01T14:17:00Z">
                    <w:rPr>
                      <w:color w:val="000000"/>
                    </w:rPr>
                  </w:rPrChange>
                </w:rPr>
                <w:t>collaboration</w:t>
              </w:r>
            </w:ins>
            <w:r w:rsidRPr="00F4738D">
              <w:rPr>
                <w:rFonts w:asciiTheme="majorHAnsi" w:hAnsiTheme="majorHAnsi" w:cstheme="majorHAnsi"/>
                <w:color w:val="000000"/>
                <w:rPrChange w:id="619" w:author="xiaoqing pan" w:date="2026-02-01T14:17:00Z">
                  <w:rPr>
                    <w:color w:val="000000"/>
                  </w:rPr>
                </w:rPrChange>
              </w:rPr>
              <w:t xml:space="preserve"> with Fritz-Lipmann-Institut, Germany</w:t>
            </w:r>
          </w:p>
          <w:p w14:paraId="78D42172" w14:textId="77777777" w:rsidR="00505001" w:rsidRPr="00F4738D" w:rsidRDefault="00000000">
            <w:pPr>
              <w:numPr>
                <w:ilvl w:val="0"/>
                <w:numId w:val="6"/>
              </w:numPr>
              <w:spacing w:before="0" w:after="240" w:line="240" w:lineRule="auto"/>
              <w:ind w:right="0"/>
              <w:jc w:val="both"/>
              <w:rPr>
                <w:rFonts w:asciiTheme="majorHAnsi" w:hAnsiTheme="majorHAnsi" w:cstheme="majorHAnsi"/>
                <w:color w:val="000000"/>
                <w:rPrChange w:id="620" w:author="xiaoqing pan" w:date="2026-02-01T14:17:00Z">
                  <w:rPr>
                    <w:color w:val="000000"/>
                  </w:rPr>
                </w:rPrChange>
              </w:rPr>
            </w:pPr>
            <w:r w:rsidRPr="00F4738D">
              <w:rPr>
                <w:rFonts w:asciiTheme="majorHAnsi" w:hAnsiTheme="majorHAnsi" w:cstheme="majorHAnsi"/>
                <w:color w:val="000000"/>
                <w:rPrChange w:id="621" w:author="xiaoqing pan" w:date="2026-02-01T14:17:00Z">
                  <w:rPr>
                    <w:color w:val="000000"/>
                  </w:rPr>
                </w:rPrChange>
              </w:rPr>
              <w:t xml:space="preserve">DOI: </w:t>
            </w:r>
            <w:r w:rsidRPr="00F4738D">
              <w:rPr>
                <w:rFonts w:asciiTheme="majorHAnsi" w:hAnsiTheme="majorHAnsi" w:cstheme="majorHAnsi"/>
                <w:rPrChange w:id="622" w:author="xiaoqing pan" w:date="2026-02-01T14:17:00Z">
                  <w:rPr/>
                </w:rPrChange>
              </w:rPr>
              <w:fldChar w:fldCharType="begin"/>
            </w:r>
            <w:r w:rsidRPr="00F4738D">
              <w:rPr>
                <w:rFonts w:asciiTheme="majorHAnsi" w:hAnsiTheme="majorHAnsi" w:cstheme="majorHAnsi"/>
                <w:rPrChange w:id="623" w:author="xiaoqing pan" w:date="2026-02-01T14:17:00Z">
                  <w:rPr/>
                </w:rPrChange>
              </w:rPr>
              <w:instrText>HYPERLINK "https://pubs.acs.org/doi/10.1021/acsinfecdis.4c00598" \h</w:instrText>
            </w:r>
            <w:r w:rsidRPr="00F4738D">
              <w:rPr>
                <w:rFonts w:asciiTheme="majorHAnsi" w:hAnsiTheme="majorHAnsi" w:cstheme="majorHAnsi"/>
                <w:rPrChange w:id="624" w:author="xiaoqing pan" w:date="2026-02-01T14:17:00Z">
                  <w:rPr/>
                </w:rPrChange>
              </w:rPr>
            </w:r>
            <w:r w:rsidRPr="00F4738D">
              <w:rPr>
                <w:rFonts w:asciiTheme="majorHAnsi" w:hAnsiTheme="majorHAnsi" w:cstheme="majorHAnsi"/>
                <w:rPrChange w:id="625" w:author="xiaoqing pan" w:date="2026-02-01T14:17:00Z">
                  <w:rPr/>
                </w:rPrChange>
              </w:rPr>
              <w:fldChar w:fldCharType="separate"/>
            </w:r>
            <w:r w:rsidRPr="00F4738D">
              <w:rPr>
                <w:rFonts w:asciiTheme="majorHAnsi" w:hAnsiTheme="majorHAnsi" w:cstheme="majorHAnsi"/>
                <w:color w:val="000000"/>
                <w:u w:val="single"/>
                <w:rPrChange w:id="626" w:author="xiaoqing pan" w:date="2026-02-01T14:17:00Z">
                  <w:rPr>
                    <w:color w:val="000000"/>
                    <w:u w:val="single"/>
                  </w:rPr>
                </w:rPrChange>
              </w:rPr>
              <w:t>10.1021/acsinfecdis.4c00598</w:t>
            </w:r>
            <w:r w:rsidRPr="00F4738D">
              <w:rPr>
                <w:rFonts w:asciiTheme="majorHAnsi" w:hAnsiTheme="majorHAnsi" w:cstheme="majorHAnsi"/>
                <w:color w:val="000000"/>
                <w:u w:val="single"/>
                <w:rPrChange w:id="627" w:author="xiaoqing pan" w:date="2026-02-01T14:17:00Z">
                  <w:rPr>
                    <w:color w:val="000000"/>
                    <w:u w:val="single"/>
                  </w:rPr>
                </w:rPrChange>
              </w:rPr>
              <w:fldChar w:fldCharType="end"/>
            </w:r>
          </w:p>
          <w:p w14:paraId="7D14195B" w14:textId="77777777" w:rsidR="00505001" w:rsidRPr="00F4738D" w:rsidRDefault="00000000">
            <w:pPr>
              <w:spacing w:before="240" w:after="240" w:line="240" w:lineRule="auto"/>
              <w:ind w:right="0"/>
              <w:jc w:val="both"/>
              <w:rPr>
                <w:rFonts w:asciiTheme="majorHAnsi" w:hAnsiTheme="majorHAnsi" w:cstheme="majorHAnsi"/>
                <w:b/>
                <w:bCs/>
                <w:i/>
                <w:iCs/>
                <w:color w:val="000000"/>
                <w:rPrChange w:id="628" w:author="xiaoqing pan" w:date="2026-02-01T14:17:00Z">
                  <w:rPr>
                    <w:b/>
                    <w:bCs/>
                    <w:i/>
                    <w:iCs/>
                    <w:color w:val="000000"/>
                  </w:rPr>
                </w:rPrChange>
              </w:rPr>
            </w:pPr>
            <w:r w:rsidRPr="00F4738D">
              <w:rPr>
                <w:rFonts w:asciiTheme="majorHAnsi" w:hAnsiTheme="majorHAnsi" w:cstheme="majorHAnsi"/>
                <w:b/>
                <w:bCs/>
                <w:color w:val="000000"/>
                <w:rPrChange w:id="629" w:author="xiaoqing pan" w:date="2026-02-01T14:17:00Z">
                  <w:rPr>
                    <w:b/>
                    <w:bCs/>
                    <w:color w:val="000000"/>
                  </w:rPr>
                </w:rPrChange>
              </w:rPr>
              <w:t xml:space="preserve">RNA landscape of human fungal pathogen </w:t>
            </w:r>
            <w:del w:id="630" w:author="Matthew Blango" w:date="2026-02-01T11:31:00Z">
              <w:r w:rsidRPr="00F4738D" w:rsidDel="00C03CE5">
                <w:rPr>
                  <w:rFonts w:asciiTheme="majorHAnsi" w:hAnsiTheme="majorHAnsi" w:cstheme="majorHAnsi"/>
                  <w:b/>
                  <w:bCs/>
                  <w:color w:val="000000"/>
                  <w:rPrChange w:id="631" w:author="xiaoqing pan" w:date="2026-02-01T14:17:00Z">
                    <w:rPr>
                      <w:b/>
                      <w:bCs/>
                      <w:color w:val="000000"/>
                    </w:rPr>
                  </w:rPrChange>
                </w:rPr>
                <w:delText xml:space="preserve"> </w:delText>
              </w:r>
            </w:del>
            <w:r w:rsidRPr="00F4738D">
              <w:rPr>
                <w:rFonts w:asciiTheme="majorHAnsi" w:hAnsiTheme="majorHAnsi" w:cstheme="majorHAnsi"/>
                <w:b/>
                <w:bCs/>
                <w:i/>
                <w:iCs/>
                <w:color w:val="000000"/>
                <w:rPrChange w:id="632" w:author="xiaoqing pan" w:date="2026-02-01T14:17:00Z">
                  <w:rPr>
                    <w:b/>
                    <w:bCs/>
                    <w:i/>
                    <w:iCs/>
                    <w:color w:val="000000"/>
                  </w:rPr>
                </w:rPrChange>
              </w:rPr>
              <w:t>Aspergillus fumigatus</w:t>
            </w:r>
          </w:p>
          <w:p w14:paraId="071DBD82" w14:textId="77777777" w:rsidR="00505001" w:rsidRPr="00F4738D" w:rsidRDefault="00000000">
            <w:pPr>
              <w:numPr>
                <w:ilvl w:val="0"/>
                <w:numId w:val="1"/>
              </w:numPr>
              <w:spacing w:before="240" w:line="240" w:lineRule="auto"/>
              <w:ind w:right="0"/>
              <w:jc w:val="both"/>
              <w:rPr>
                <w:rFonts w:asciiTheme="majorHAnsi" w:hAnsiTheme="majorHAnsi" w:cstheme="majorHAnsi"/>
                <w:color w:val="000000"/>
                <w:rPrChange w:id="633" w:author="xiaoqing pan" w:date="2026-02-01T14:17:00Z">
                  <w:rPr>
                    <w:color w:val="000000"/>
                  </w:rPr>
                </w:rPrChange>
              </w:rPr>
            </w:pPr>
            <w:r w:rsidRPr="00F4738D">
              <w:rPr>
                <w:rFonts w:asciiTheme="majorHAnsi" w:hAnsiTheme="majorHAnsi" w:cstheme="majorHAnsi"/>
                <w:color w:val="000000"/>
                <w:rPrChange w:id="634" w:author="xiaoqing pan" w:date="2026-02-01T14:17:00Z">
                  <w:rPr>
                    <w:color w:val="000000"/>
                  </w:rPr>
                </w:rPrChange>
              </w:rPr>
              <w:t>Develop both sRNA- and mRNA-seq pipeline for</w:t>
            </w:r>
            <w:del w:id="635" w:author="Matthew Blango" w:date="2026-02-01T11:31:00Z">
              <w:r w:rsidRPr="00F4738D" w:rsidDel="00C03CE5">
                <w:rPr>
                  <w:rFonts w:asciiTheme="majorHAnsi" w:hAnsiTheme="majorHAnsi" w:cstheme="majorHAnsi"/>
                  <w:color w:val="000000"/>
                  <w:rPrChange w:id="636" w:author="xiaoqing pan" w:date="2026-02-01T14:17:00Z">
                    <w:rPr>
                      <w:color w:val="000000"/>
                    </w:rPr>
                  </w:rPrChange>
                </w:rPr>
                <w:delText xml:space="preserve"> </w:delText>
              </w:r>
            </w:del>
            <w:r w:rsidRPr="00F4738D">
              <w:rPr>
                <w:rFonts w:asciiTheme="majorHAnsi" w:hAnsiTheme="majorHAnsi" w:cstheme="majorHAnsi"/>
                <w:color w:val="000000"/>
                <w:rPrChange w:id="637" w:author="xiaoqing pan" w:date="2026-02-01T14:17:00Z">
                  <w:rPr>
                    <w:color w:val="000000"/>
                  </w:rPr>
                </w:rPrChange>
              </w:rPr>
              <w:t xml:space="preserve"> differential expression gene analysis. </w:t>
            </w:r>
          </w:p>
          <w:p w14:paraId="1AFBEB09" w14:textId="77777777" w:rsidR="00505001" w:rsidRPr="00F4738D" w:rsidRDefault="00000000">
            <w:pPr>
              <w:numPr>
                <w:ilvl w:val="0"/>
                <w:numId w:val="1"/>
              </w:numPr>
              <w:spacing w:before="0" w:line="240" w:lineRule="auto"/>
              <w:ind w:right="0"/>
              <w:jc w:val="both"/>
              <w:rPr>
                <w:rFonts w:asciiTheme="majorHAnsi" w:hAnsiTheme="majorHAnsi" w:cstheme="majorHAnsi"/>
                <w:color w:val="000000"/>
                <w:rPrChange w:id="638" w:author="xiaoqing pan" w:date="2026-02-01T14:17:00Z">
                  <w:rPr>
                    <w:color w:val="000000"/>
                  </w:rPr>
                </w:rPrChange>
              </w:rPr>
            </w:pPr>
            <w:r w:rsidRPr="00F4738D">
              <w:rPr>
                <w:rFonts w:asciiTheme="majorHAnsi" w:hAnsiTheme="majorHAnsi" w:cstheme="majorHAnsi"/>
                <w:color w:val="000000"/>
                <w:rPrChange w:id="639" w:author="xiaoqing pan" w:date="2026-02-01T14:17:00Z">
                  <w:rPr>
                    <w:color w:val="000000"/>
                  </w:rPr>
                </w:rPrChange>
              </w:rPr>
              <w:t xml:space="preserve">Experimental validation support for determining </w:t>
            </w:r>
            <w:r w:rsidRPr="00F4738D">
              <w:rPr>
                <w:rFonts w:asciiTheme="majorHAnsi" w:hAnsiTheme="majorHAnsi" w:cstheme="majorHAnsi"/>
                <w:b/>
                <w:bCs/>
                <w:color w:val="000000"/>
                <w:rPrChange w:id="640" w:author="xiaoqing pan" w:date="2026-02-01T14:17:00Z">
                  <w:rPr>
                    <w:b/>
                    <w:bCs/>
                    <w:color w:val="000000"/>
                  </w:rPr>
                </w:rPrChange>
              </w:rPr>
              <w:t xml:space="preserve">the role of RNAi machinery and sRNA </w:t>
            </w:r>
            <w:r w:rsidRPr="00F4738D">
              <w:rPr>
                <w:rFonts w:asciiTheme="majorHAnsi" w:hAnsiTheme="majorHAnsi" w:cstheme="majorHAnsi"/>
                <w:color w:val="000000"/>
                <w:rPrChange w:id="641" w:author="xiaoqing pan" w:date="2026-02-01T14:17:00Z">
                  <w:rPr>
                    <w:color w:val="000000"/>
                  </w:rPr>
                </w:rPrChange>
              </w:rPr>
              <w:t>using Northern Blot, PCR, qPCR assays.</w:t>
            </w:r>
          </w:p>
          <w:p w14:paraId="4D7484B2" w14:textId="27883E07" w:rsidR="00505001" w:rsidRPr="00F4738D" w:rsidRDefault="00000000">
            <w:pPr>
              <w:numPr>
                <w:ilvl w:val="0"/>
                <w:numId w:val="1"/>
              </w:numPr>
              <w:spacing w:before="0" w:line="240" w:lineRule="auto"/>
              <w:ind w:right="0"/>
              <w:jc w:val="both"/>
              <w:rPr>
                <w:rFonts w:asciiTheme="majorHAnsi" w:hAnsiTheme="majorHAnsi" w:cstheme="majorHAnsi"/>
                <w:color w:val="000000"/>
                <w:rPrChange w:id="642" w:author="xiaoqing pan" w:date="2026-02-01T14:17:00Z">
                  <w:rPr>
                    <w:color w:val="000000"/>
                  </w:rPr>
                </w:rPrChange>
              </w:rPr>
            </w:pPr>
            <w:commentRangeStart w:id="643"/>
            <w:del w:id="644" w:author="Matthew Blango" w:date="2026-02-01T11:34:00Z">
              <w:r w:rsidRPr="00F4738D" w:rsidDel="00C03CE5">
                <w:rPr>
                  <w:rFonts w:asciiTheme="majorHAnsi" w:hAnsiTheme="majorHAnsi" w:cstheme="majorHAnsi"/>
                  <w:color w:val="000000"/>
                  <w:rPrChange w:id="645" w:author="xiaoqing pan" w:date="2026-02-01T14:17:00Z">
                    <w:rPr>
                      <w:color w:val="000000"/>
                    </w:rPr>
                  </w:rPrChange>
                </w:rPr>
                <w:delText xml:space="preserve">Leading and involving a twenty people project. </w:delText>
              </w:r>
              <w:commentRangeEnd w:id="643"/>
              <w:r w:rsidR="00C03CE5" w:rsidRPr="00F4738D" w:rsidDel="00C03CE5">
                <w:rPr>
                  <w:rStyle w:val="CommentReference"/>
                  <w:rFonts w:asciiTheme="majorHAnsi" w:hAnsiTheme="majorHAnsi" w:cstheme="majorHAnsi"/>
                  <w:color w:val="000000"/>
                  <w:sz w:val="18"/>
                  <w:szCs w:val="18"/>
                  <w:rPrChange w:id="646" w:author="xiaoqing pan" w:date="2026-02-01T14:17:00Z">
                    <w:rPr>
                      <w:rStyle w:val="CommentReference"/>
                      <w:color w:val="000000"/>
                      <w:sz w:val="18"/>
                      <w:szCs w:val="18"/>
                    </w:rPr>
                  </w:rPrChange>
                </w:rPr>
                <w:commentReference w:id="643"/>
              </w:r>
            </w:del>
            <w:r w:rsidRPr="00F4738D">
              <w:rPr>
                <w:rFonts w:asciiTheme="majorHAnsi" w:hAnsiTheme="majorHAnsi" w:cstheme="majorHAnsi"/>
                <w:color w:val="000000"/>
                <w:rPrChange w:id="647" w:author="xiaoqing pan" w:date="2026-02-01T14:17:00Z">
                  <w:rPr>
                    <w:color w:val="000000"/>
                  </w:rPr>
                </w:rPrChange>
              </w:rPr>
              <w:t>Collaborate with The University of Manchester, the University of Jena</w:t>
            </w:r>
          </w:p>
          <w:p w14:paraId="0A1384FF" w14:textId="77777777" w:rsidR="00505001" w:rsidRPr="00F4738D" w:rsidRDefault="00000000">
            <w:pPr>
              <w:numPr>
                <w:ilvl w:val="0"/>
                <w:numId w:val="1"/>
              </w:numPr>
              <w:spacing w:before="0" w:after="240" w:line="240" w:lineRule="auto"/>
              <w:ind w:right="0"/>
              <w:jc w:val="both"/>
              <w:rPr>
                <w:rFonts w:asciiTheme="majorHAnsi" w:hAnsiTheme="majorHAnsi" w:cstheme="majorHAnsi"/>
                <w:color w:val="000000"/>
                <w:rPrChange w:id="648" w:author="xiaoqing pan" w:date="2026-02-01T14:17:00Z">
                  <w:rPr>
                    <w:color w:val="000000"/>
                  </w:rPr>
                </w:rPrChange>
              </w:rPr>
            </w:pPr>
            <w:r w:rsidRPr="00F4738D">
              <w:rPr>
                <w:rFonts w:asciiTheme="majorHAnsi" w:hAnsiTheme="majorHAnsi" w:cstheme="majorHAnsi"/>
                <w:color w:val="000000"/>
                <w:rPrChange w:id="649" w:author="xiaoqing pan" w:date="2026-02-01T14:17:00Z">
                  <w:rPr>
                    <w:color w:val="000000"/>
                  </w:rPr>
                </w:rPrChange>
              </w:rPr>
              <w:t>DOI:</w:t>
            </w:r>
            <w:r w:rsidRPr="00F4738D">
              <w:rPr>
                <w:rFonts w:asciiTheme="majorHAnsi" w:hAnsiTheme="majorHAnsi" w:cstheme="majorHAnsi"/>
                <w:color w:val="000000"/>
                <w:highlight w:val="white"/>
                <w:u w:val="single"/>
                <w:rPrChange w:id="650" w:author="xiaoqing pan" w:date="2026-02-01T14:17:00Z">
                  <w:rPr>
                    <w:color w:val="000000"/>
                    <w:highlight w:val="white"/>
                    <w:u w:val="single"/>
                  </w:rPr>
                </w:rPrChange>
              </w:rPr>
              <w:t xml:space="preserve"> </w:t>
            </w:r>
            <w:r w:rsidRPr="00F4738D">
              <w:rPr>
                <w:rFonts w:asciiTheme="majorHAnsi" w:hAnsiTheme="majorHAnsi" w:cstheme="majorHAnsi"/>
                <w:rPrChange w:id="651" w:author="xiaoqing pan" w:date="2026-02-01T14:17:00Z">
                  <w:rPr/>
                </w:rPrChange>
              </w:rPr>
              <w:fldChar w:fldCharType="begin"/>
            </w:r>
            <w:r w:rsidRPr="00F4738D">
              <w:rPr>
                <w:rFonts w:asciiTheme="majorHAnsi" w:hAnsiTheme="majorHAnsi" w:cstheme="majorHAnsi"/>
                <w:rPrChange w:id="652" w:author="xiaoqing pan" w:date="2026-02-01T14:17:00Z">
                  <w:rPr/>
                </w:rPrChange>
              </w:rPr>
              <w:instrText>HYPERLINK "https://doi.org/10.1111/mmi.70042" \h</w:instrText>
            </w:r>
            <w:r w:rsidRPr="00F4738D">
              <w:rPr>
                <w:rFonts w:asciiTheme="majorHAnsi" w:hAnsiTheme="majorHAnsi" w:cstheme="majorHAnsi"/>
                <w:rPrChange w:id="653" w:author="xiaoqing pan" w:date="2026-02-01T14:17:00Z">
                  <w:rPr/>
                </w:rPrChange>
              </w:rPr>
            </w:r>
            <w:r w:rsidRPr="00F4738D">
              <w:rPr>
                <w:rFonts w:asciiTheme="majorHAnsi" w:hAnsiTheme="majorHAnsi" w:cstheme="majorHAnsi"/>
                <w:rPrChange w:id="654" w:author="xiaoqing pan" w:date="2026-02-01T14:17:00Z">
                  <w:rPr/>
                </w:rPrChange>
              </w:rPr>
              <w:fldChar w:fldCharType="separate"/>
            </w:r>
            <w:r w:rsidRPr="00F4738D">
              <w:rPr>
                <w:rFonts w:asciiTheme="majorHAnsi" w:hAnsiTheme="majorHAnsi" w:cstheme="majorHAnsi"/>
                <w:color w:val="000000"/>
                <w:highlight w:val="white"/>
                <w:u w:val="single"/>
                <w:rPrChange w:id="655" w:author="xiaoqing pan" w:date="2026-02-01T14:17:00Z">
                  <w:rPr>
                    <w:color w:val="000000"/>
                    <w:highlight w:val="white"/>
                    <w:u w:val="single"/>
                  </w:rPr>
                </w:rPrChange>
              </w:rPr>
              <w:t>https://doi.org/10.1111/mmi.70042</w:t>
            </w:r>
            <w:r w:rsidRPr="00F4738D">
              <w:rPr>
                <w:rFonts w:asciiTheme="majorHAnsi" w:hAnsiTheme="majorHAnsi" w:cstheme="majorHAnsi"/>
                <w:color w:val="000000"/>
                <w:highlight w:val="white"/>
                <w:u w:val="single"/>
                <w:rPrChange w:id="656" w:author="xiaoqing pan" w:date="2026-02-01T14:17:00Z">
                  <w:rPr>
                    <w:color w:val="000000"/>
                    <w:highlight w:val="white"/>
                    <w:u w:val="single"/>
                  </w:rPr>
                </w:rPrChange>
              </w:rPr>
              <w:fldChar w:fldCharType="end"/>
            </w:r>
            <w:r w:rsidRPr="00F4738D">
              <w:rPr>
                <w:rFonts w:asciiTheme="majorHAnsi" w:hAnsiTheme="majorHAnsi" w:cstheme="majorHAnsi"/>
                <w:color w:val="000000"/>
                <w:rPrChange w:id="657" w:author="xiaoqing pan" w:date="2026-02-01T14:17:00Z">
                  <w:rPr>
                    <w:color w:val="000000"/>
                  </w:rPr>
                </w:rPrChange>
              </w:rPr>
              <w:t xml:space="preserve"> and DOI: </w:t>
            </w:r>
            <w:r w:rsidRPr="00F4738D">
              <w:rPr>
                <w:rFonts w:asciiTheme="majorHAnsi" w:hAnsiTheme="majorHAnsi" w:cstheme="majorHAnsi"/>
                <w:rPrChange w:id="658" w:author="xiaoqing pan" w:date="2026-02-01T14:17:00Z">
                  <w:rPr/>
                </w:rPrChange>
              </w:rPr>
              <w:fldChar w:fldCharType="begin"/>
            </w:r>
            <w:r w:rsidRPr="00F4738D">
              <w:rPr>
                <w:rFonts w:asciiTheme="majorHAnsi" w:hAnsiTheme="majorHAnsi" w:cstheme="majorHAnsi"/>
                <w:rPrChange w:id="659" w:author="xiaoqing pan" w:date="2026-02-01T14:17:00Z">
                  <w:rPr/>
                </w:rPrChange>
              </w:rPr>
              <w:instrText>HYPERLINK "http://www.rnajournal.org/cgi/doi/10.1261/rna.079350.122" \h</w:instrText>
            </w:r>
            <w:r w:rsidRPr="00F4738D">
              <w:rPr>
                <w:rFonts w:asciiTheme="majorHAnsi" w:hAnsiTheme="majorHAnsi" w:cstheme="majorHAnsi"/>
                <w:rPrChange w:id="660" w:author="xiaoqing pan" w:date="2026-02-01T14:17:00Z">
                  <w:rPr/>
                </w:rPrChange>
              </w:rPr>
            </w:r>
            <w:r w:rsidRPr="00F4738D">
              <w:rPr>
                <w:rFonts w:asciiTheme="majorHAnsi" w:hAnsiTheme="majorHAnsi" w:cstheme="majorHAnsi"/>
                <w:rPrChange w:id="661" w:author="xiaoqing pan" w:date="2026-02-01T14:17:00Z">
                  <w:rPr/>
                </w:rPrChange>
              </w:rPr>
              <w:fldChar w:fldCharType="separate"/>
            </w:r>
            <w:r w:rsidRPr="00F4738D">
              <w:rPr>
                <w:rFonts w:asciiTheme="majorHAnsi" w:hAnsiTheme="majorHAnsi" w:cstheme="majorHAnsi"/>
                <w:color w:val="000000"/>
                <w:highlight w:val="white"/>
                <w:u w:val="single"/>
                <w:rPrChange w:id="662" w:author="xiaoqing pan" w:date="2026-02-01T14:17:00Z">
                  <w:rPr>
                    <w:color w:val="000000"/>
                    <w:highlight w:val="white"/>
                    <w:u w:val="single"/>
                  </w:rPr>
                </w:rPrChange>
              </w:rPr>
              <w:t>10.1261/rna.079350.122</w:t>
            </w:r>
            <w:r w:rsidRPr="00F4738D">
              <w:rPr>
                <w:rFonts w:asciiTheme="majorHAnsi" w:hAnsiTheme="majorHAnsi" w:cstheme="majorHAnsi"/>
                <w:color w:val="000000"/>
                <w:highlight w:val="white"/>
                <w:u w:val="single"/>
                <w:rPrChange w:id="663" w:author="xiaoqing pan" w:date="2026-02-01T14:17:00Z">
                  <w:rPr>
                    <w:color w:val="000000"/>
                    <w:highlight w:val="white"/>
                    <w:u w:val="single"/>
                  </w:rPr>
                </w:rPrChange>
              </w:rPr>
              <w:fldChar w:fldCharType="end"/>
            </w:r>
            <w:r w:rsidRPr="00F4738D">
              <w:rPr>
                <w:rFonts w:asciiTheme="majorHAnsi" w:hAnsiTheme="majorHAnsi" w:cstheme="majorHAnsi"/>
                <w:color w:val="000000"/>
                <w:rPrChange w:id="664" w:author="xiaoqing pan" w:date="2026-02-01T14:17:00Z">
                  <w:rPr>
                    <w:color w:val="000000"/>
                  </w:rPr>
                </w:rPrChange>
              </w:rPr>
              <w:t xml:space="preserve"> </w:t>
            </w:r>
          </w:p>
          <w:p w14:paraId="29E1E66E" w14:textId="77777777" w:rsidR="00505001" w:rsidRPr="00F4738D" w:rsidRDefault="00000000">
            <w:pPr>
              <w:spacing w:before="240" w:after="240" w:line="240" w:lineRule="auto"/>
              <w:ind w:right="0"/>
              <w:jc w:val="both"/>
              <w:rPr>
                <w:rFonts w:asciiTheme="majorHAnsi" w:hAnsiTheme="majorHAnsi" w:cstheme="majorHAnsi"/>
                <w:b/>
                <w:bCs/>
                <w:color w:val="000000"/>
                <w:rPrChange w:id="665" w:author="xiaoqing pan" w:date="2026-02-01T14:17:00Z">
                  <w:rPr>
                    <w:b/>
                    <w:bCs/>
                    <w:color w:val="000000"/>
                  </w:rPr>
                </w:rPrChange>
              </w:rPr>
            </w:pPr>
            <w:r w:rsidRPr="00F4738D">
              <w:rPr>
                <w:rFonts w:asciiTheme="majorHAnsi" w:hAnsiTheme="majorHAnsi" w:cstheme="majorHAnsi"/>
                <w:b/>
                <w:bCs/>
                <w:color w:val="000000"/>
                <w:rPrChange w:id="666" w:author="xiaoqing pan" w:date="2026-02-01T14:17:00Z">
                  <w:rPr>
                    <w:b/>
                    <w:bCs/>
                    <w:color w:val="000000"/>
                  </w:rPr>
                </w:rPrChange>
              </w:rPr>
              <w:t xml:space="preserve">Human neutrophils exporting extracellular RNA upon </w:t>
            </w:r>
            <w:r w:rsidRPr="00F4738D">
              <w:rPr>
                <w:rFonts w:asciiTheme="majorHAnsi" w:hAnsiTheme="majorHAnsi" w:cstheme="majorHAnsi"/>
                <w:b/>
                <w:bCs/>
                <w:i/>
                <w:iCs/>
                <w:color w:val="000000"/>
                <w:rPrChange w:id="667" w:author="xiaoqing pan" w:date="2026-02-01T14:17:00Z">
                  <w:rPr>
                    <w:b/>
                    <w:bCs/>
                    <w:i/>
                    <w:iCs/>
                    <w:color w:val="000000"/>
                  </w:rPr>
                </w:rPrChange>
              </w:rPr>
              <w:t xml:space="preserve">A. fumigatus </w:t>
            </w:r>
            <w:r w:rsidRPr="00F4738D">
              <w:rPr>
                <w:rFonts w:asciiTheme="majorHAnsi" w:hAnsiTheme="majorHAnsi" w:cstheme="majorHAnsi"/>
                <w:b/>
                <w:bCs/>
                <w:color w:val="000000"/>
                <w:rPrChange w:id="668" w:author="xiaoqing pan" w:date="2026-02-01T14:17:00Z">
                  <w:rPr>
                    <w:b/>
                    <w:bCs/>
                    <w:color w:val="000000"/>
                  </w:rPr>
                </w:rPrChange>
              </w:rPr>
              <w:t>confrontation</w:t>
            </w:r>
          </w:p>
          <w:p w14:paraId="5A51E1DA" w14:textId="77777777" w:rsidR="00505001" w:rsidRPr="00F4738D" w:rsidRDefault="00000000">
            <w:pPr>
              <w:numPr>
                <w:ilvl w:val="0"/>
                <w:numId w:val="2"/>
              </w:numPr>
              <w:spacing w:before="240" w:line="240" w:lineRule="auto"/>
              <w:ind w:right="0"/>
              <w:jc w:val="both"/>
              <w:rPr>
                <w:rFonts w:asciiTheme="majorHAnsi" w:hAnsiTheme="majorHAnsi" w:cstheme="majorHAnsi"/>
                <w:color w:val="000000"/>
                <w:rPrChange w:id="669" w:author="xiaoqing pan" w:date="2026-02-01T14:17:00Z">
                  <w:rPr>
                    <w:color w:val="000000"/>
                  </w:rPr>
                </w:rPrChange>
              </w:rPr>
            </w:pPr>
            <w:r w:rsidRPr="00F4738D">
              <w:rPr>
                <w:rFonts w:asciiTheme="majorHAnsi" w:hAnsiTheme="majorHAnsi" w:cstheme="majorHAnsi"/>
                <w:color w:val="000000"/>
                <w:rPrChange w:id="670" w:author="xiaoqing pan" w:date="2026-02-01T14:17:00Z">
                  <w:rPr>
                    <w:color w:val="000000"/>
                  </w:rPr>
                </w:rPrChange>
              </w:rPr>
              <w:t xml:space="preserve">Analysis of human extracellular small RNA transcriptome. </w:t>
            </w:r>
          </w:p>
          <w:p w14:paraId="12524483" w14:textId="31FFC2A1" w:rsidR="00505001" w:rsidRPr="00F4738D" w:rsidRDefault="00000000">
            <w:pPr>
              <w:numPr>
                <w:ilvl w:val="0"/>
                <w:numId w:val="2"/>
              </w:numPr>
              <w:spacing w:before="0" w:after="240" w:line="240" w:lineRule="auto"/>
              <w:ind w:right="0"/>
              <w:jc w:val="both"/>
              <w:rPr>
                <w:rFonts w:asciiTheme="majorHAnsi" w:hAnsiTheme="majorHAnsi" w:cstheme="majorHAnsi"/>
                <w:color w:val="000000"/>
                <w:rPrChange w:id="671" w:author="xiaoqing pan" w:date="2026-02-01T14:17:00Z">
                  <w:rPr>
                    <w:color w:val="000000"/>
                  </w:rPr>
                </w:rPrChange>
              </w:rPr>
            </w:pPr>
            <w:del w:id="672" w:author="Matthew Blango" w:date="2026-02-01T11:34:00Z">
              <w:r w:rsidRPr="00F4738D" w:rsidDel="00C03CE5">
                <w:rPr>
                  <w:rFonts w:asciiTheme="majorHAnsi" w:hAnsiTheme="majorHAnsi" w:cstheme="majorHAnsi"/>
                  <w:color w:val="000000"/>
                  <w:rPrChange w:id="673" w:author="xiaoqing pan" w:date="2026-02-01T14:17:00Z">
                    <w:rPr>
                      <w:color w:val="000000"/>
                    </w:rPr>
                  </w:rPrChange>
                </w:rPr>
                <w:delText xml:space="preserve">Involved in a ten people project. </w:delText>
              </w:r>
            </w:del>
            <w:r w:rsidRPr="00F4738D">
              <w:rPr>
                <w:rFonts w:asciiTheme="majorHAnsi" w:hAnsiTheme="majorHAnsi" w:cstheme="majorHAnsi"/>
                <w:color w:val="000000"/>
                <w:rPrChange w:id="674" w:author="xiaoqing pan" w:date="2026-02-01T14:17:00Z">
                  <w:rPr>
                    <w:color w:val="000000"/>
                  </w:rPr>
                </w:rPrChange>
              </w:rPr>
              <w:t xml:space="preserve">Collaborate with the University of Jena. </w:t>
            </w:r>
          </w:p>
          <w:p w14:paraId="791B00AC" w14:textId="77777777" w:rsidR="00505001" w:rsidRPr="00F4738D" w:rsidRDefault="00000000">
            <w:pPr>
              <w:spacing w:before="240" w:after="240" w:line="240" w:lineRule="auto"/>
              <w:ind w:right="0"/>
              <w:jc w:val="both"/>
              <w:rPr>
                <w:rFonts w:asciiTheme="majorHAnsi" w:hAnsiTheme="majorHAnsi" w:cstheme="majorHAnsi"/>
                <w:b/>
                <w:bCs/>
                <w:color w:val="000000"/>
                <w:rPrChange w:id="675" w:author="xiaoqing pan" w:date="2026-02-01T14:17:00Z">
                  <w:rPr>
                    <w:b/>
                    <w:bCs/>
                    <w:color w:val="000000"/>
                  </w:rPr>
                </w:rPrChange>
              </w:rPr>
            </w:pPr>
            <w:r w:rsidRPr="00F4738D">
              <w:rPr>
                <w:rFonts w:asciiTheme="majorHAnsi" w:hAnsiTheme="majorHAnsi" w:cstheme="majorHAnsi"/>
                <w:b/>
                <w:bCs/>
                <w:color w:val="000000"/>
                <w:rPrChange w:id="676" w:author="xiaoqing pan" w:date="2026-02-01T14:17:00Z">
                  <w:rPr>
                    <w:b/>
                    <w:bCs/>
                    <w:color w:val="000000"/>
                  </w:rPr>
                </w:rPrChange>
              </w:rPr>
              <w:t>Non-coding RNA analysis of rice-</w:t>
            </w:r>
            <w:r w:rsidRPr="00F4738D">
              <w:rPr>
                <w:rFonts w:asciiTheme="majorHAnsi" w:hAnsiTheme="majorHAnsi" w:cstheme="majorHAnsi"/>
                <w:b/>
                <w:bCs/>
                <w:i/>
                <w:iCs/>
                <w:color w:val="000000"/>
                <w:rPrChange w:id="677" w:author="xiaoqing pan" w:date="2026-02-01T14:17:00Z">
                  <w:rPr>
                    <w:b/>
                    <w:bCs/>
                    <w:i/>
                    <w:iCs/>
                    <w:color w:val="000000"/>
                  </w:rPr>
                </w:rPrChange>
              </w:rPr>
              <w:t xml:space="preserve">Xoo </w:t>
            </w:r>
            <w:r w:rsidRPr="00F4738D">
              <w:rPr>
                <w:rFonts w:asciiTheme="majorHAnsi" w:hAnsiTheme="majorHAnsi" w:cstheme="majorHAnsi"/>
                <w:b/>
                <w:bCs/>
                <w:color w:val="000000"/>
                <w:rPrChange w:id="678" w:author="xiaoqing pan" w:date="2026-02-01T14:17:00Z">
                  <w:rPr>
                    <w:b/>
                    <w:bCs/>
                    <w:color w:val="000000"/>
                  </w:rPr>
                </w:rPrChange>
              </w:rPr>
              <w:t>interaction</w:t>
            </w:r>
          </w:p>
          <w:p w14:paraId="1BF5B156" w14:textId="77777777" w:rsidR="00505001" w:rsidRPr="00F4738D" w:rsidRDefault="00000000">
            <w:pPr>
              <w:numPr>
                <w:ilvl w:val="0"/>
                <w:numId w:val="1"/>
              </w:numPr>
              <w:spacing w:before="240" w:line="240" w:lineRule="auto"/>
              <w:ind w:right="0"/>
              <w:jc w:val="both"/>
              <w:rPr>
                <w:rFonts w:asciiTheme="majorHAnsi" w:hAnsiTheme="majorHAnsi" w:cstheme="majorHAnsi"/>
                <w:color w:val="000000"/>
                <w:rPrChange w:id="679" w:author="xiaoqing pan" w:date="2026-02-01T14:17:00Z">
                  <w:rPr>
                    <w:color w:val="000000"/>
                  </w:rPr>
                </w:rPrChange>
              </w:rPr>
            </w:pPr>
            <w:r w:rsidRPr="00F4738D">
              <w:rPr>
                <w:rFonts w:asciiTheme="majorHAnsi" w:hAnsiTheme="majorHAnsi" w:cstheme="majorHAnsi"/>
                <w:color w:val="000000"/>
                <w:rPrChange w:id="680" w:author="xiaoqing pan" w:date="2026-02-01T14:17:00Z">
                  <w:rPr>
                    <w:color w:val="000000"/>
                  </w:rPr>
                </w:rPrChange>
              </w:rPr>
              <w:t xml:space="preserve">Experimental validation support for determining </w:t>
            </w:r>
            <w:r w:rsidRPr="00F4738D">
              <w:rPr>
                <w:rFonts w:asciiTheme="majorHAnsi" w:hAnsiTheme="majorHAnsi" w:cstheme="majorHAnsi"/>
                <w:b/>
                <w:bCs/>
                <w:color w:val="000000"/>
                <w:rPrChange w:id="681" w:author="xiaoqing pan" w:date="2026-02-01T14:17:00Z">
                  <w:rPr>
                    <w:b/>
                    <w:bCs/>
                    <w:color w:val="000000"/>
                  </w:rPr>
                </w:rPrChange>
              </w:rPr>
              <w:t>non-coding RNAs (sRNAs, lncRNAs, circRNAs) in rice responding to fungal infections</w:t>
            </w:r>
            <w:r w:rsidRPr="00F4738D">
              <w:rPr>
                <w:rFonts w:asciiTheme="majorHAnsi" w:hAnsiTheme="majorHAnsi" w:cstheme="majorHAnsi"/>
                <w:color w:val="000000"/>
                <w:rPrChange w:id="682" w:author="xiaoqing pan" w:date="2026-02-01T14:17:00Z">
                  <w:rPr>
                    <w:color w:val="000000"/>
                  </w:rPr>
                </w:rPrChange>
              </w:rPr>
              <w:t xml:space="preserve"> using PCR, qPCR, LC-MS, assays.</w:t>
            </w:r>
          </w:p>
          <w:p w14:paraId="3BA0E478" w14:textId="6AAC87FC" w:rsidR="00505001" w:rsidRPr="00F4738D" w:rsidRDefault="00000000">
            <w:pPr>
              <w:numPr>
                <w:ilvl w:val="0"/>
                <w:numId w:val="1"/>
              </w:numPr>
              <w:spacing w:before="0" w:line="240" w:lineRule="auto"/>
              <w:ind w:right="0"/>
              <w:jc w:val="both"/>
              <w:rPr>
                <w:rFonts w:asciiTheme="majorHAnsi" w:hAnsiTheme="majorHAnsi" w:cstheme="majorHAnsi"/>
                <w:color w:val="000000"/>
                <w:rPrChange w:id="683" w:author="xiaoqing pan" w:date="2026-02-01T14:17:00Z">
                  <w:rPr>
                    <w:color w:val="000000"/>
                  </w:rPr>
                </w:rPrChange>
              </w:rPr>
            </w:pPr>
            <w:del w:id="684" w:author="Matthew Blango" w:date="2026-02-01T11:34:00Z">
              <w:r w:rsidRPr="00F4738D" w:rsidDel="00C03CE5">
                <w:rPr>
                  <w:rFonts w:asciiTheme="majorHAnsi" w:hAnsiTheme="majorHAnsi" w:cstheme="majorHAnsi"/>
                  <w:color w:val="000000"/>
                  <w:rPrChange w:id="685" w:author="xiaoqing pan" w:date="2026-02-01T14:17:00Z">
                    <w:rPr>
                      <w:color w:val="000000"/>
                    </w:rPr>
                  </w:rPrChange>
                </w:rPr>
                <w:delText xml:space="preserve">Leading a five people-involved project. </w:delText>
              </w:r>
            </w:del>
            <w:r w:rsidRPr="00F4738D">
              <w:rPr>
                <w:rFonts w:asciiTheme="majorHAnsi" w:hAnsiTheme="majorHAnsi" w:cstheme="majorHAnsi"/>
                <w:color w:val="000000"/>
                <w:rPrChange w:id="686" w:author="xiaoqing pan" w:date="2026-02-01T14:17:00Z">
                  <w:rPr>
                    <w:color w:val="000000"/>
                  </w:rPr>
                </w:rPrChange>
              </w:rPr>
              <w:t>Collaborate with Sun Yat-Sen University, China</w:t>
            </w:r>
          </w:p>
          <w:p w14:paraId="26699A39" w14:textId="77777777" w:rsidR="00505001" w:rsidRPr="00F4738D" w:rsidRDefault="00000000">
            <w:pPr>
              <w:numPr>
                <w:ilvl w:val="0"/>
                <w:numId w:val="1"/>
              </w:numPr>
              <w:spacing w:before="0" w:after="240" w:line="240" w:lineRule="auto"/>
              <w:ind w:right="0"/>
              <w:jc w:val="both"/>
              <w:rPr>
                <w:rFonts w:asciiTheme="majorHAnsi" w:hAnsiTheme="majorHAnsi" w:cstheme="majorHAnsi"/>
                <w:color w:val="000000"/>
                <w:rPrChange w:id="687" w:author="xiaoqing pan" w:date="2026-02-01T14:17:00Z">
                  <w:rPr>
                    <w:color w:val="000000"/>
                  </w:rPr>
                </w:rPrChange>
              </w:rPr>
            </w:pPr>
            <w:r w:rsidRPr="00F4738D">
              <w:rPr>
                <w:rFonts w:asciiTheme="majorHAnsi" w:hAnsiTheme="majorHAnsi" w:cstheme="majorHAnsi"/>
                <w:color w:val="000000"/>
                <w:rPrChange w:id="688" w:author="xiaoqing pan" w:date="2026-02-01T14:17:00Z">
                  <w:rPr>
                    <w:color w:val="000000"/>
                  </w:rPr>
                </w:rPrChange>
              </w:rPr>
              <w:lastRenderedPageBreak/>
              <w:t xml:space="preserve">DOI: </w:t>
            </w:r>
            <w:r w:rsidRPr="00F4738D">
              <w:rPr>
                <w:rFonts w:asciiTheme="majorHAnsi" w:hAnsiTheme="majorHAnsi" w:cstheme="majorHAnsi"/>
                <w:rPrChange w:id="689" w:author="xiaoqing pan" w:date="2026-02-01T14:17:00Z">
                  <w:rPr/>
                </w:rPrChange>
              </w:rPr>
              <w:fldChar w:fldCharType="begin"/>
            </w:r>
            <w:r w:rsidRPr="00F4738D">
              <w:rPr>
                <w:rFonts w:asciiTheme="majorHAnsi" w:hAnsiTheme="majorHAnsi" w:cstheme="majorHAnsi"/>
                <w:rPrChange w:id="690" w:author="xiaoqing pan" w:date="2026-02-01T14:17:00Z">
                  <w:rPr/>
                </w:rPrChange>
              </w:rPr>
              <w:instrText>HYPERLINK "https://phytopatholres.biomedcentral.com/articles/10.1186/s42483-023-00188-8" \h</w:instrText>
            </w:r>
            <w:r w:rsidRPr="00F4738D">
              <w:rPr>
                <w:rFonts w:asciiTheme="majorHAnsi" w:hAnsiTheme="majorHAnsi" w:cstheme="majorHAnsi"/>
                <w:rPrChange w:id="691" w:author="xiaoqing pan" w:date="2026-02-01T14:17:00Z">
                  <w:rPr/>
                </w:rPrChange>
              </w:rPr>
            </w:r>
            <w:r w:rsidRPr="00F4738D">
              <w:rPr>
                <w:rFonts w:asciiTheme="majorHAnsi" w:hAnsiTheme="majorHAnsi" w:cstheme="majorHAnsi"/>
                <w:rPrChange w:id="692" w:author="xiaoqing pan" w:date="2026-02-01T14:17:00Z">
                  <w:rPr/>
                </w:rPrChange>
              </w:rPr>
              <w:fldChar w:fldCharType="separate"/>
            </w:r>
            <w:r w:rsidRPr="00F4738D">
              <w:rPr>
                <w:rFonts w:asciiTheme="majorHAnsi" w:hAnsiTheme="majorHAnsi" w:cstheme="majorHAnsi"/>
                <w:color w:val="000000"/>
                <w:u w:val="single"/>
                <w:rPrChange w:id="693" w:author="xiaoqing pan" w:date="2026-02-01T14:17:00Z">
                  <w:rPr>
                    <w:color w:val="000000"/>
                    <w:u w:val="single"/>
                  </w:rPr>
                </w:rPrChange>
              </w:rPr>
              <w:t>10.1186/s42483-023-00188-8</w:t>
            </w:r>
            <w:r w:rsidRPr="00F4738D">
              <w:rPr>
                <w:rFonts w:asciiTheme="majorHAnsi" w:hAnsiTheme="majorHAnsi" w:cstheme="majorHAnsi"/>
                <w:color w:val="000000"/>
                <w:u w:val="single"/>
                <w:rPrChange w:id="694" w:author="xiaoqing pan" w:date="2026-02-01T14:17:00Z">
                  <w:rPr>
                    <w:color w:val="000000"/>
                    <w:u w:val="single"/>
                  </w:rPr>
                </w:rPrChange>
              </w:rPr>
              <w:fldChar w:fldCharType="end"/>
            </w:r>
            <w:r w:rsidRPr="00F4738D">
              <w:rPr>
                <w:rFonts w:asciiTheme="majorHAnsi" w:hAnsiTheme="majorHAnsi" w:cstheme="majorHAnsi"/>
                <w:color w:val="000000"/>
                <w:rPrChange w:id="695" w:author="xiaoqing pan" w:date="2026-02-01T14:17:00Z">
                  <w:rPr>
                    <w:color w:val="000000"/>
                  </w:rPr>
                </w:rPrChange>
              </w:rPr>
              <w:t xml:space="preserve"> and DOI: </w:t>
            </w:r>
            <w:r w:rsidRPr="00F4738D">
              <w:rPr>
                <w:rFonts w:asciiTheme="majorHAnsi" w:hAnsiTheme="majorHAnsi" w:cstheme="majorHAnsi"/>
                <w:rPrChange w:id="696" w:author="xiaoqing pan" w:date="2026-02-01T14:17:00Z">
                  <w:rPr/>
                </w:rPrChange>
              </w:rPr>
              <w:fldChar w:fldCharType="begin"/>
            </w:r>
            <w:r w:rsidRPr="00F4738D">
              <w:rPr>
                <w:rFonts w:asciiTheme="majorHAnsi" w:hAnsiTheme="majorHAnsi" w:cstheme="majorHAnsi"/>
                <w:rPrChange w:id="697" w:author="xiaoqing pan" w:date="2026-02-01T14:17:00Z">
                  <w:rPr/>
                </w:rPrChange>
              </w:rPr>
              <w:instrText>HYPERLINK "https://pubmed.ncbi.nlm.nih.gov/36580705/" \h</w:instrText>
            </w:r>
            <w:r w:rsidRPr="00F4738D">
              <w:rPr>
                <w:rFonts w:asciiTheme="majorHAnsi" w:hAnsiTheme="majorHAnsi" w:cstheme="majorHAnsi"/>
                <w:rPrChange w:id="698" w:author="xiaoqing pan" w:date="2026-02-01T14:17:00Z">
                  <w:rPr/>
                </w:rPrChange>
              </w:rPr>
            </w:r>
            <w:r w:rsidRPr="00F4738D">
              <w:rPr>
                <w:rFonts w:asciiTheme="majorHAnsi" w:hAnsiTheme="majorHAnsi" w:cstheme="majorHAnsi"/>
                <w:rPrChange w:id="699" w:author="xiaoqing pan" w:date="2026-02-01T14:17:00Z">
                  <w:rPr/>
                </w:rPrChange>
              </w:rPr>
              <w:fldChar w:fldCharType="separate"/>
            </w:r>
            <w:r w:rsidRPr="00F4738D">
              <w:rPr>
                <w:rFonts w:asciiTheme="majorHAnsi" w:hAnsiTheme="majorHAnsi" w:cstheme="majorHAnsi"/>
                <w:color w:val="000000"/>
                <w:u w:val="single"/>
                <w:rPrChange w:id="700" w:author="xiaoqing pan" w:date="2026-02-01T14:17:00Z">
                  <w:rPr>
                    <w:color w:val="000000"/>
                    <w:u w:val="single"/>
                  </w:rPr>
                </w:rPrChange>
              </w:rPr>
              <w:t>10.1016/j.jplph.2022.153905</w:t>
            </w:r>
            <w:r w:rsidRPr="00F4738D">
              <w:rPr>
                <w:rFonts w:asciiTheme="majorHAnsi" w:hAnsiTheme="majorHAnsi" w:cstheme="majorHAnsi"/>
                <w:color w:val="000000"/>
                <w:u w:val="single"/>
                <w:rPrChange w:id="701" w:author="xiaoqing pan" w:date="2026-02-01T14:17:00Z">
                  <w:rPr>
                    <w:color w:val="000000"/>
                    <w:u w:val="single"/>
                  </w:rPr>
                </w:rPrChange>
              </w:rPr>
              <w:fldChar w:fldCharType="end"/>
            </w:r>
          </w:p>
          <w:p w14:paraId="3C4E5340" w14:textId="77777777" w:rsidR="00505001" w:rsidRPr="00F4738D" w:rsidRDefault="00000000">
            <w:pPr>
              <w:spacing w:before="240" w:after="240" w:line="240" w:lineRule="auto"/>
              <w:ind w:right="0"/>
              <w:jc w:val="both"/>
              <w:rPr>
                <w:rFonts w:asciiTheme="majorHAnsi" w:hAnsiTheme="majorHAnsi" w:cstheme="majorHAnsi"/>
                <w:b/>
                <w:bCs/>
                <w:color w:val="000000"/>
                <w:rPrChange w:id="702" w:author="xiaoqing pan" w:date="2026-02-01T14:17:00Z">
                  <w:rPr>
                    <w:b/>
                    <w:bCs/>
                    <w:color w:val="000000"/>
                  </w:rPr>
                </w:rPrChange>
              </w:rPr>
            </w:pPr>
            <w:r w:rsidRPr="00F4738D">
              <w:rPr>
                <w:rFonts w:asciiTheme="majorHAnsi" w:hAnsiTheme="majorHAnsi" w:cstheme="majorHAnsi"/>
                <w:b/>
                <w:bCs/>
                <w:color w:val="000000"/>
                <w:rPrChange w:id="703" w:author="xiaoqing pan" w:date="2026-02-01T14:17:00Z">
                  <w:rPr>
                    <w:b/>
                    <w:bCs/>
                    <w:color w:val="000000"/>
                  </w:rPr>
                </w:rPrChange>
              </w:rPr>
              <w:t>Teaching</w:t>
            </w:r>
          </w:p>
          <w:p w14:paraId="23DC9039" w14:textId="77777777" w:rsidR="00505001" w:rsidRPr="00F4738D" w:rsidRDefault="00000000">
            <w:pPr>
              <w:numPr>
                <w:ilvl w:val="0"/>
                <w:numId w:val="4"/>
              </w:numPr>
              <w:spacing w:before="0" w:line="276" w:lineRule="auto"/>
              <w:rPr>
                <w:rFonts w:asciiTheme="majorHAnsi" w:hAnsiTheme="majorHAnsi" w:cstheme="majorHAnsi"/>
                <w:color w:val="000000"/>
                <w:rPrChange w:id="704" w:author="xiaoqing pan" w:date="2026-02-01T14:17:00Z">
                  <w:rPr>
                    <w:color w:val="000000"/>
                  </w:rPr>
                </w:rPrChange>
              </w:rPr>
            </w:pPr>
            <w:r w:rsidRPr="00F4738D">
              <w:rPr>
                <w:rFonts w:asciiTheme="majorHAnsi" w:hAnsiTheme="majorHAnsi" w:cstheme="majorHAnsi"/>
                <w:color w:val="000000"/>
                <w:rPrChange w:id="705" w:author="xiaoqing pan" w:date="2026-02-01T14:17:00Z">
                  <w:rPr>
                    <w:color w:val="000000"/>
                  </w:rPr>
                </w:rPrChange>
              </w:rPr>
              <w:t xml:space="preserve">Microbiology and Molecular Biology - MMB005, 2022 - 2025 </w:t>
            </w:r>
          </w:p>
          <w:p w14:paraId="5F95A99B" w14:textId="77777777" w:rsidR="00505001" w:rsidRPr="00F4738D" w:rsidRDefault="00883EF0">
            <w:pPr>
              <w:spacing w:before="0" w:line="276" w:lineRule="auto"/>
              <w:rPr>
                <w:rFonts w:asciiTheme="majorHAnsi" w:hAnsiTheme="majorHAnsi" w:cstheme="majorHAnsi"/>
                <w:b/>
                <w:bCs/>
                <w:color w:val="2079C7"/>
                <w:sz w:val="22"/>
                <w:szCs w:val="22"/>
                <w:rPrChange w:id="706" w:author="xiaoqing pan" w:date="2026-02-01T14:17:00Z">
                  <w:rPr>
                    <w:b/>
                    <w:bCs/>
                    <w:color w:val="2079C7"/>
                    <w:sz w:val="22"/>
                    <w:szCs w:val="22"/>
                  </w:rPr>
                </w:rPrChange>
              </w:rPr>
            </w:pPr>
            <w:r w:rsidRPr="00883EF0">
              <w:rPr>
                <w:rFonts w:asciiTheme="majorHAnsi" w:hAnsiTheme="majorHAnsi" w:cstheme="majorHAnsi"/>
                <w:noProof/>
              </w:rPr>
              <w:pict w14:anchorId="6FFCE23C">
                <v:rect id="_x0000_i1029" alt="" style="width:451.3pt;height:.05pt;mso-width-percent:0;mso-height-percent:0;mso-width-percent:0;mso-height-percent:0" o:hralign="center" o:hrstd="t" o:hr="t" fillcolor="#a0a0a0" stroked="f"/>
              </w:pict>
            </w:r>
          </w:p>
          <w:p w14:paraId="0B98836B" w14:textId="77777777" w:rsidR="00505001" w:rsidRPr="00F4738D" w:rsidRDefault="00000000">
            <w:pPr>
              <w:spacing w:before="0" w:line="276" w:lineRule="auto"/>
              <w:rPr>
                <w:rFonts w:asciiTheme="majorHAnsi" w:hAnsiTheme="majorHAnsi" w:cstheme="majorHAnsi"/>
                <w:b/>
                <w:bCs/>
                <w:color w:val="2079C7"/>
                <w:sz w:val="22"/>
                <w:szCs w:val="22"/>
                <w:rPrChange w:id="707" w:author="xiaoqing pan" w:date="2026-02-01T14:17:00Z">
                  <w:rPr>
                    <w:b/>
                    <w:bCs/>
                    <w:color w:val="2079C7"/>
                    <w:sz w:val="22"/>
                    <w:szCs w:val="22"/>
                  </w:rPr>
                </w:rPrChange>
              </w:rPr>
            </w:pPr>
            <w:r w:rsidRPr="00F4738D">
              <w:rPr>
                <w:rFonts w:asciiTheme="majorHAnsi" w:hAnsiTheme="majorHAnsi" w:cstheme="majorHAnsi"/>
                <w:b/>
                <w:bCs/>
                <w:color w:val="2079C7"/>
                <w:sz w:val="22"/>
                <w:szCs w:val="22"/>
                <w:rPrChange w:id="708" w:author="xiaoqing pan" w:date="2026-02-01T14:17:00Z">
                  <w:rPr>
                    <w:b/>
                    <w:bCs/>
                    <w:color w:val="2079C7"/>
                    <w:sz w:val="22"/>
                    <w:szCs w:val="22"/>
                  </w:rPr>
                </w:rPrChange>
              </w:rPr>
              <w:t>TECHNICAL SKILLS</w:t>
            </w:r>
          </w:p>
          <w:p w14:paraId="74F646C2" w14:textId="77777777" w:rsidR="00505001" w:rsidRPr="00F4738D" w:rsidDel="00122F8E" w:rsidRDefault="00000000">
            <w:pPr>
              <w:numPr>
                <w:ilvl w:val="0"/>
                <w:numId w:val="5"/>
              </w:numPr>
              <w:spacing w:before="0" w:line="240" w:lineRule="auto"/>
              <w:rPr>
                <w:del w:id="709" w:author="xiaoqing pan" w:date="2026-02-01T15:05:00Z"/>
                <w:rFonts w:asciiTheme="majorHAnsi" w:hAnsiTheme="majorHAnsi" w:cstheme="majorHAnsi"/>
                <w:color w:val="000000"/>
                <w:rPrChange w:id="710" w:author="xiaoqing pan" w:date="2026-02-01T14:17:00Z">
                  <w:rPr>
                    <w:del w:id="711" w:author="xiaoqing pan" w:date="2026-02-01T15:05:00Z"/>
                    <w:color w:val="000000"/>
                  </w:rPr>
                </w:rPrChange>
              </w:rPr>
            </w:pPr>
            <w:r w:rsidRPr="00F4738D">
              <w:rPr>
                <w:rFonts w:asciiTheme="majorHAnsi" w:hAnsiTheme="majorHAnsi" w:cstheme="majorHAnsi"/>
                <w:b/>
                <w:bCs/>
                <w:color w:val="000000"/>
                <w:rPrChange w:id="712" w:author="xiaoqing pan" w:date="2026-02-01T14:17:00Z">
                  <w:rPr>
                    <w:b/>
                    <w:bCs/>
                    <w:color w:val="000000"/>
                  </w:rPr>
                </w:rPrChange>
              </w:rPr>
              <w:t>Bioinformatics</w:t>
            </w:r>
            <w:r w:rsidRPr="00F4738D">
              <w:rPr>
                <w:rFonts w:asciiTheme="majorHAnsi" w:hAnsiTheme="majorHAnsi" w:cstheme="majorHAnsi"/>
                <w:color w:val="000000"/>
                <w:rPrChange w:id="713" w:author="xiaoqing pan" w:date="2026-02-01T14:17:00Z">
                  <w:rPr>
                    <w:color w:val="000000"/>
                  </w:rPr>
                </w:rPrChange>
              </w:rPr>
              <w:t>: HPC, Snakemake, Genomics, RNA-seq, SHAPE-seq, Alternative splicing, Data visualization</w:t>
            </w:r>
          </w:p>
          <w:p w14:paraId="270564BC" w14:textId="77777777" w:rsidR="00505001" w:rsidRPr="00122F8E" w:rsidRDefault="00505001" w:rsidP="00122F8E">
            <w:pPr>
              <w:numPr>
                <w:ilvl w:val="0"/>
                <w:numId w:val="5"/>
              </w:numPr>
              <w:spacing w:before="0" w:line="240" w:lineRule="auto"/>
              <w:rPr>
                <w:rFonts w:asciiTheme="majorHAnsi" w:hAnsiTheme="majorHAnsi" w:cstheme="majorHAnsi"/>
                <w:color w:val="000000"/>
                <w:rPrChange w:id="714" w:author="xiaoqing pan" w:date="2026-02-01T15:05:00Z">
                  <w:rPr>
                    <w:color w:val="000000"/>
                  </w:rPr>
                </w:rPrChange>
              </w:rPr>
              <w:pPrChange w:id="715" w:author="xiaoqing pan" w:date="2026-02-01T15:05:00Z">
                <w:pPr>
                  <w:framePr w:hSpace="180" w:vSpace="180" w:wrap="around" w:vAnchor="text" w:hAnchor="text" w:x="-369"/>
                  <w:spacing w:before="0" w:line="240" w:lineRule="auto"/>
                </w:pPr>
              </w:pPrChange>
            </w:pPr>
          </w:p>
          <w:p w14:paraId="14F63520" w14:textId="77777777" w:rsidR="00505001" w:rsidRPr="00F4738D" w:rsidDel="00122F8E" w:rsidRDefault="00000000">
            <w:pPr>
              <w:numPr>
                <w:ilvl w:val="0"/>
                <w:numId w:val="5"/>
              </w:numPr>
              <w:spacing w:before="0" w:line="240" w:lineRule="auto"/>
              <w:rPr>
                <w:del w:id="716" w:author="xiaoqing pan" w:date="2026-02-01T15:05:00Z"/>
                <w:rFonts w:asciiTheme="majorHAnsi" w:hAnsiTheme="majorHAnsi" w:cstheme="majorHAnsi"/>
                <w:color w:val="000000"/>
                <w:rPrChange w:id="717" w:author="xiaoqing pan" w:date="2026-02-01T14:17:00Z">
                  <w:rPr>
                    <w:del w:id="718" w:author="xiaoqing pan" w:date="2026-02-01T15:05:00Z"/>
                    <w:color w:val="000000"/>
                  </w:rPr>
                </w:rPrChange>
              </w:rPr>
            </w:pPr>
            <w:r w:rsidRPr="00F4738D">
              <w:rPr>
                <w:rFonts w:asciiTheme="majorHAnsi" w:hAnsiTheme="majorHAnsi" w:cstheme="majorHAnsi"/>
                <w:b/>
                <w:bCs/>
                <w:color w:val="000000"/>
                <w:rPrChange w:id="719" w:author="xiaoqing pan" w:date="2026-02-01T14:17:00Z">
                  <w:rPr>
                    <w:b/>
                    <w:bCs/>
                    <w:color w:val="000000"/>
                  </w:rPr>
                </w:rPrChange>
              </w:rPr>
              <w:t>Molecular Biology</w:t>
            </w:r>
            <w:r w:rsidRPr="00F4738D">
              <w:rPr>
                <w:rFonts w:asciiTheme="majorHAnsi" w:hAnsiTheme="majorHAnsi" w:cstheme="majorHAnsi"/>
                <w:color w:val="000000"/>
                <w:rPrChange w:id="720" w:author="xiaoqing pan" w:date="2026-02-01T14:17:00Z">
                  <w:rPr>
                    <w:color w:val="000000"/>
                  </w:rPr>
                </w:rPrChange>
              </w:rPr>
              <w:t>: DNA/RNA/protein isolation, Genetic Engineering, Northern Blot, qPCR, PCR</w:t>
            </w:r>
            <w:del w:id="721" w:author="Matthew Blango" w:date="2026-02-01T11:35:00Z">
              <w:r w:rsidRPr="00F4738D" w:rsidDel="00C03CE5">
                <w:rPr>
                  <w:rFonts w:asciiTheme="majorHAnsi" w:hAnsiTheme="majorHAnsi" w:cstheme="majorHAnsi"/>
                  <w:color w:val="000000"/>
                  <w:sz w:val="16"/>
                  <w:szCs w:val="16"/>
                  <w:rPrChange w:id="722" w:author="xiaoqing pan" w:date="2026-02-01T14:17:00Z">
                    <w:rPr>
                      <w:color w:val="000000"/>
                      <w:sz w:val="16"/>
                      <w:szCs w:val="16"/>
                    </w:rPr>
                  </w:rPrChange>
                </w:rPr>
                <w:delText xml:space="preserve"> </w:delText>
              </w:r>
            </w:del>
            <w:r w:rsidRPr="00F4738D">
              <w:rPr>
                <w:rFonts w:asciiTheme="majorHAnsi" w:hAnsiTheme="majorHAnsi" w:cstheme="majorHAnsi"/>
                <w:color w:val="000000"/>
                <w:rPrChange w:id="723" w:author="xiaoqing pan" w:date="2026-02-01T14:17:00Z">
                  <w:rPr>
                    <w:color w:val="000000"/>
                  </w:rPr>
                </w:rPrChange>
              </w:rPr>
              <w:t>, LC-MS, Gibson Assembly Cloning, Cultivation of microorganisms</w:t>
            </w:r>
          </w:p>
          <w:p w14:paraId="4460C246" w14:textId="77777777" w:rsidR="00505001" w:rsidRPr="00122F8E" w:rsidRDefault="00505001" w:rsidP="00122F8E">
            <w:pPr>
              <w:numPr>
                <w:ilvl w:val="0"/>
                <w:numId w:val="5"/>
              </w:numPr>
              <w:spacing w:before="0" w:line="240" w:lineRule="auto"/>
              <w:rPr>
                <w:rFonts w:asciiTheme="majorHAnsi" w:hAnsiTheme="majorHAnsi" w:cstheme="majorHAnsi"/>
                <w:color w:val="000000"/>
                <w:rPrChange w:id="724" w:author="xiaoqing pan" w:date="2026-02-01T15:05:00Z">
                  <w:rPr>
                    <w:color w:val="000000"/>
                  </w:rPr>
                </w:rPrChange>
              </w:rPr>
              <w:pPrChange w:id="725" w:author="xiaoqing pan" w:date="2026-02-01T15:05:00Z">
                <w:pPr>
                  <w:framePr w:hSpace="180" w:vSpace="180" w:wrap="around" w:vAnchor="text" w:hAnchor="text" w:x="-369"/>
                  <w:spacing w:before="0" w:line="240" w:lineRule="auto"/>
                  <w:ind w:left="720"/>
                </w:pPr>
              </w:pPrChange>
            </w:pPr>
          </w:p>
          <w:p w14:paraId="4F09D35E" w14:textId="77777777" w:rsidR="00505001" w:rsidRPr="00F4738D" w:rsidDel="00122F8E" w:rsidRDefault="00000000">
            <w:pPr>
              <w:numPr>
                <w:ilvl w:val="0"/>
                <w:numId w:val="5"/>
              </w:numPr>
              <w:spacing w:before="0" w:line="240" w:lineRule="auto"/>
              <w:rPr>
                <w:del w:id="726" w:author="xiaoqing pan" w:date="2026-02-01T15:05:00Z"/>
                <w:rFonts w:asciiTheme="majorHAnsi" w:hAnsiTheme="majorHAnsi" w:cstheme="majorHAnsi"/>
                <w:color w:val="000000"/>
                <w:rPrChange w:id="727" w:author="xiaoqing pan" w:date="2026-02-01T14:17:00Z">
                  <w:rPr>
                    <w:del w:id="728" w:author="xiaoqing pan" w:date="2026-02-01T15:05:00Z"/>
                    <w:color w:val="000000"/>
                  </w:rPr>
                </w:rPrChange>
              </w:rPr>
            </w:pPr>
            <w:r w:rsidRPr="00F4738D">
              <w:rPr>
                <w:rFonts w:asciiTheme="majorHAnsi" w:hAnsiTheme="majorHAnsi" w:cstheme="majorHAnsi"/>
                <w:b/>
                <w:bCs/>
                <w:color w:val="000000"/>
                <w:rPrChange w:id="729" w:author="xiaoqing pan" w:date="2026-02-01T14:17:00Z">
                  <w:rPr>
                    <w:b/>
                    <w:bCs/>
                    <w:color w:val="000000"/>
                  </w:rPr>
                </w:rPrChange>
              </w:rPr>
              <w:t>Programming &amp; Tools</w:t>
            </w:r>
            <w:r w:rsidRPr="00F4738D">
              <w:rPr>
                <w:rFonts w:asciiTheme="majorHAnsi" w:hAnsiTheme="majorHAnsi" w:cstheme="majorHAnsi"/>
                <w:color w:val="000000"/>
                <w:rPrChange w:id="730" w:author="xiaoqing pan" w:date="2026-02-01T14:17:00Z">
                  <w:rPr>
                    <w:color w:val="000000"/>
                  </w:rPr>
                </w:rPrChange>
              </w:rPr>
              <w:t>: R, python, Bash, Git, Docker, Linux</w:t>
            </w:r>
          </w:p>
          <w:p w14:paraId="46FE921E" w14:textId="77777777" w:rsidR="00505001" w:rsidRPr="00122F8E" w:rsidRDefault="00505001" w:rsidP="00122F8E">
            <w:pPr>
              <w:numPr>
                <w:ilvl w:val="0"/>
                <w:numId w:val="5"/>
              </w:numPr>
              <w:spacing w:before="0" w:line="240" w:lineRule="auto"/>
              <w:rPr>
                <w:rFonts w:asciiTheme="majorHAnsi" w:hAnsiTheme="majorHAnsi" w:cstheme="majorHAnsi"/>
                <w:color w:val="000000"/>
                <w:rPrChange w:id="731" w:author="xiaoqing pan" w:date="2026-02-01T15:05:00Z">
                  <w:rPr>
                    <w:color w:val="000000"/>
                  </w:rPr>
                </w:rPrChange>
              </w:rPr>
              <w:pPrChange w:id="732" w:author="xiaoqing pan" w:date="2026-02-01T15:05:00Z">
                <w:pPr>
                  <w:framePr w:hSpace="180" w:vSpace="180" w:wrap="around" w:vAnchor="text" w:hAnchor="text" w:x="-369"/>
                  <w:spacing w:before="0" w:line="240" w:lineRule="auto"/>
                  <w:ind w:left="720"/>
                </w:pPr>
              </w:pPrChange>
            </w:pPr>
          </w:p>
          <w:p w14:paraId="2F3861FD" w14:textId="4377E942" w:rsidR="00505001" w:rsidRPr="00F4738D" w:rsidRDefault="00000000">
            <w:pPr>
              <w:numPr>
                <w:ilvl w:val="0"/>
                <w:numId w:val="5"/>
              </w:numPr>
              <w:spacing w:before="0" w:line="240" w:lineRule="auto"/>
              <w:rPr>
                <w:rFonts w:asciiTheme="majorHAnsi" w:hAnsiTheme="majorHAnsi" w:cstheme="majorHAnsi"/>
                <w:color w:val="000000"/>
                <w:rPrChange w:id="733" w:author="xiaoqing pan" w:date="2026-02-01T14:17:00Z">
                  <w:rPr>
                    <w:color w:val="000000"/>
                  </w:rPr>
                </w:rPrChange>
              </w:rPr>
            </w:pPr>
            <w:r w:rsidRPr="00F4738D">
              <w:rPr>
                <w:rFonts w:asciiTheme="majorHAnsi" w:hAnsiTheme="majorHAnsi" w:cstheme="majorHAnsi"/>
                <w:b/>
                <w:bCs/>
                <w:color w:val="000000"/>
                <w:rPrChange w:id="734" w:author="xiaoqing pan" w:date="2026-02-01T14:17:00Z">
                  <w:rPr>
                    <w:b/>
                    <w:bCs/>
                    <w:color w:val="000000"/>
                  </w:rPr>
                </w:rPrChange>
              </w:rPr>
              <w:t xml:space="preserve">Language: </w:t>
            </w:r>
            <w:r w:rsidRPr="00F4738D">
              <w:rPr>
                <w:rFonts w:asciiTheme="majorHAnsi" w:hAnsiTheme="majorHAnsi" w:cstheme="majorHAnsi"/>
                <w:color w:val="000000"/>
                <w:rPrChange w:id="735" w:author="xiaoqing pan" w:date="2026-02-01T14:17:00Z">
                  <w:rPr>
                    <w:color w:val="000000"/>
                  </w:rPr>
                </w:rPrChange>
              </w:rPr>
              <w:t>English (fluent), German (B1)</w:t>
            </w:r>
            <w:ins w:id="736" w:author="xiaoqing pan" w:date="2026-02-01T14:05:00Z">
              <w:r w:rsidR="006051C3" w:rsidRPr="00F4738D">
                <w:rPr>
                  <w:rFonts w:asciiTheme="majorHAnsi" w:hAnsiTheme="majorHAnsi" w:cstheme="majorHAnsi"/>
                  <w:color w:val="000000"/>
                  <w:rPrChange w:id="737" w:author="xiaoqing pan" w:date="2026-02-01T14:17:00Z">
                    <w:rPr>
                      <w:color w:val="000000"/>
                    </w:rPr>
                  </w:rPrChange>
                </w:rPr>
                <w:t>,</w:t>
              </w:r>
            </w:ins>
            <w:ins w:id="738" w:author="Matthew Blango" w:date="2026-02-01T11:38:00Z">
              <w:r w:rsidR="00A1676D" w:rsidRPr="00F4738D">
                <w:rPr>
                  <w:rFonts w:asciiTheme="majorHAnsi" w:hAnsiTheme="majorHAnsi" w:cstheme="majorHAnsi"/>
                  <w:color w:val="000000"/>
                  <w:rPrChange w:id="739" w:author="xiaoqing pan" w:date="2026-02-01T14:17:00Z">
                    <w:rPr>
                      <w:color w:val="000000"/>
                    </w:rPr>
                  </w:rPrChange>
                </w:rPr>
                <w:t xml:space="preserve"> </w:t>
              </w:r>
            </w:ins>
            <w:ins w:id="740" w:author="xiaoqing pan" w:date="2026-02-01T14:05:00Z">
              <w:r w:rsidR="006051C3" w:rsidRPr="00F4738D">
                <w:rPr>
                  <w:rFonts w:asciiTheme="majorHAnsi" w:hAnsiTheme="majorHAnsi" w:cstheme="majorHAnsi"/>
                  <w:color w:val="000000"/>
                  <w:rPrChange w:id="741" w:author="xiaoqing pan" w:date="2026-02-01T14:17:00Z">
                    <w:rPr>
                      <w:color w:val="000000"/>
                    </w:rPr>
                  </w:rPrChange>
                </w:rPr>
                <w:t xml:space="preserve">Chinese </w:t>
              </w:r>
            </w:ins>
            <w:ins w:id="742" w:author="Matthew Blango" w:date="2026-02-01T11:38:00Z">
              <w:r w:rsidR="00A1676D" w:rsidRPr="00F4738D">
                <w:rPr>
                  <w:rFonts w:asciiTheme="majorHAnsi" w:hAnsiTheme="majorHAnsi" w:cstheme="majorHAnsi"/>
                  <w:color w:val="000000"/>
                  <w:rPrChange w:id="743" w:author="xiaoqing pan" w:date="2026-02-01T14:17:00Z">
                    <w:rPr>
                      <w:color w:val="000000"/>
                    </w:rPr>
                  </w:rPrChange>
                </w:rPr>
                <w:t>(native</w:t>
              </w:r>
              <w:del w:id="744" w:author="xiaoqing pan" w:date="2026-02-01T14:05:00Z">
                <w:r w:rsidR="00A1676D" w:rsidRPr="00F4738D" w:rsidDel="006051C3">
                  <w:rPr>
                    <w:rFonts w:asciiTheme="majorHAnsi" w:hAnsiTheme="majorHAnsi" w:cstheme="majorHAnsi"/>
                    <w:color w:val="000000"/>
                    <w:rPrChange w:id="745" w:author="xiaoqing pan" w:date="2026-02-01T14:17:00Z">
                      <w:rPr>
                        <w:color w:val="000000"/>
                      </w:rPr>
                    </w:rPrChange>
                  </w:rPr>
                  <w:delText>?</w:delText>
                </w:r>
              </w:del>
              <w:r w:rsidR="00A1676D" w:rsidRPr="00F4738D">
                <w:rPr>
                  <w:rFonts w:asciiTheme="majorHAnsi" w:hAnsiTheme="majorHAnsi" w:cstheme="majorHAnsi"/>
                  <w:color w:val="000000"/>
                  <w:rPrChange w:id="746" w:author="xiaoqing pan" w:date="2026-02-01T14:17:00Z">
                    <w:rPr>
                      <w:color w:val="000000"/>
                    </w:rPr>
                  </w:rPrChange>
                </w:rPr>
                <w:t>)</w:t>
              </w:r>
            </w:ins>
          </w:p>
          <w:p w14:paraId="2113FFA1" w14:textId="77777777" w:rsidR="00505001" w:rsidRPr="00F4738D" w:rsidDel="00F4738D" w:rsidRDefault="00883EF0">
            <w:pPr>
              <w:spacing w:before="0" w:line="276" w:lineRule="auto"/>
              <w:rPr>
                <w:del w:id="747" w:author="xiaoqing pan" w:date="2026-02-01T14:14:00Z"/>
                <w:rFonts w:asciiTheme="majorHAnsi" w:hAnsiTheme="majorHAnsi" w:cstheme="majorHAnsi"/>
                <w:b/>
                <w:bCs/>
                <w:color w:val="2079C7"/>
                <w:sz w:val="22"/>
                <w:szCs w:val="22"/>
                <w:rPrChange w:id="748" w:author="xiaoqing pan" w:date="2026-02-01T14:17:00Z">
                  <w:rPr>
                    <w:del w:id="749" w:author="xiaoqing pan" w:date="2026-02-01T14:14:00Z"/>
                    <w:b/>
                    <w:bCs/>
                    <w:color w:val="2079C7"/>
                    <w:sz w:val="22"/>
                    <w:szCs w:val="22"/>
                  </w:rPr>
                </w:rPrChange>
              </w:rPr>
            </w:pPr>
            <w:r w:rsidRPr="00883EF0">
              <w:rPr>
                <w:rFonts w:asciiTheme="majorHAnsi" w:hAnsiTheme="majorHAnsi" w:cstheme="majorHAnsi"/>
                <w:noProof/>
              </w:rPr>
              <w:pict w14:anchorId="497FF9BC">
                <v:rect id="_x0000_i1028" alt="" style="width:451.3pt;height:.05pt;mso-width-percent:0;mso-height-percent:0;mso-width-percent:0;mso-height-percent:0" o:hralign="center" o:hrstd="t" o:hr="t" fillcolor="#a0a0a0" stroked="f"/>
              </w:pict>
            </w:r>
          </w:p>
          <w:p w14:paraId="1742795D" w14:textId="77777777" w:rsidR="00505001" w:rsidRPr="00F4738D" w:rsidRDefault="00505001">
            <w:pPr>
              <w:spacing w:before="0" w:line="276" w:lineRule="auto"/>
              <w:rPr>
                <w:rFonts w:asciiTheme="majorHAnsi" w:hAnsiTheme="majorHAnsi" w:cstheme="majorHAnsi"/>
                <w:b/>
                <w:bCs/>
                <w:color w:val="2079C7"/>
                <w:sz w:val="22"/>
                <w:szCs w:val="22"/>
                <w:rPrChange w:id="750" w:author="xiaoqing pan" w:date="2026-02-01T14:17:00Z">
                  <w:rPr>
                    <w:b/>
                    <w:bCs/>
                    <w:color w:val="2079C7"/>
                    <w:sz w:val="22"/>
                    <w:szCs w:val="22"/>
                  </w:rPr>
                </w:rPrChange>
              </w:rPr>
            </w:pPr>
          </w:p>
          <w:p w14:paraId="6C36AF43" w14:textId="6AABF516" w:rsidR="00505001" w:rsidRPr="00F4738D" w:rsidDel="006051C3" w:rsidRDefault="00000000">
            <w:pPr>
              <w:spacing w:before="0" w:line="276" w:lineRule="auto"/>
              <w:rPr>
                <w:del w:id="751" w:author="xiaoqing pan" w:date="2026-02-01T14:06:00Z"/>
                <w:rFonts w:asciiTheme="majorHAnsi" w:hAnsiTheme="majorHAnsi" w:cstheme="majorHAnsi"/>
                <w:b/>
                <w:bCs/>
                <w:color w:val="2079C7"/>
                <w:sz w:val="22"/>
                <w:szCs w:val="22"/>
                <w:rPrChange w:id="752" w:author="xiaoqing pan" w:date="2026-02-01T14:17:00Z">
                  <w:rPr>
                    <w:del w:id="753" w:author="xiaoqing pan" w:date="2026-02-01T14:06:00Z"/>
                    <w:b/>
                    <w:bCs/>
                    <w:color w:val="2079C7"/>
                    <w:sz w:val="22"/>
                    <w:szCs w:val="22"/>
                  </w:rPr>
                </w:rPrChange>
              </w:rPr>
            </w:pPr>
            <w:commentRangeStart w:id="754"/>
            <w:del w:id="755" w:author="xiaoqing pan" w:date="2026-02-01T14:06:00Z">
              <w:r w:rsidRPr="00F4738D" w:rsidDel="006051C3">
                <w:rPr>
                  <w:rFonts w:asciiTheme="majorHAnsi" w:hAnsiTheme="majorHAnsi" w:cstheme="majorHAnsi"/>
                  <w:b/>
                  <w:bCs/>
                  <w:color w:val="2079C7"/>
                  <w:sz w:val="22"/>
                  <w:szCs w:val="22"/>
                  <w:rPrChange w:id="756" w:author="xiaoqing pan" w:date="2026-02-01T14:17:00Z">
                    <w:rPr>
                      <w:b/>
                      <w:bCs/>
                      <w:color w:val="2079C7"/>
                      <w:sz w:val="22"/>
                      <w:szCs w:val="22"/>
                    </w:rPr>
                  </w:rPrChange>
                </w:rPr>
                <w:delText>PUBLICATIONS</w:delText>
              </w:r>
              <w:commentRangeEnd w:id="754"/>
              <w:r w:rsidR="00C03CE5" w:rsidRPr="00F4738D" w:rsidDel="006051C3">
                <w:rPr>
                  <w:rStyle w:val="CommentReference"/>
                  <w:rFonts w:asciiTheme="majorHAnsi" w:hAnsiTheme="majorHAnsi" w:cstheme="majorHAnsi"/>
                  <w:b/>
                  <w:bCs/>
                  <w:color w:val="2079C7"/>
                  <w:sz w:val="22"/>
                  <w:szCs w:val="22"/>
                  <w:rPrChange w:id="757" w:author="xiaoqing pan" w:date="2026-02-01T14:17:00Z">
                    <w:rPr>
                      <w:rStyle w:val="CommentReference"/>
                      <w:b/>
                      <w:bCs/>
                      <w:color w:val="2079C7"/>
                      <w:sz w:val="22"/>
                      <w:szCs w:val="22"/>
                    </w:rPr>
                  </w:rPrChange>
                </w:rPr>
                <w:commentReference w:id="754"/>
              </w:r>
            </w:del>
          </w:p>
          <w:p w14:paraId="08EE8C50" w14:textId="5435F0D7" w:rsidR="00505001" w:rsidRPr="00F4738D" w:rsidDel="006051C3" w:rsidRDefault="00000000">
            <w:pPr>
              <w:spacing w:before="0" w:line="240" w:lineRule="auto"/>
              <w:rPr>
                <w:del w:id="758" w:author="xiaoqing pan" w:date="2026-02-01T14:06:00Z"/>
                <w:rFonts w:asciiTheme="majorHAnsi" w:hAnsiTheme="majorHAnsi" w:cstheme="majorHAnsi"/>
                <w:color w:val="000000"/>
                <w:rPrChange w:id="759" w:author="xiaoqing pan" w:date="2026-02-01T14:17:00Z">
                  <w:rPr>
                    <w:del w:id="760" w:author="xiaoqing pan" w:date="2026-02-01T14:06:00Z"/>
                    <w:color w:val="000000"/>
                  </w:rPr>
                </w:rPrChange>
              </w:rPr>
            </w:pPr>
            <w:commentRangeStart w:id="761"/>
            <w:del w:id="762" w:author="xiaoqing pan" w:date="2026-02-01T14:06:00Z">
              <w:r w:rsidRPr="00F4738D" w:rsidDel="006051C3">
                <w:rPr>
                  <w:rFonts w:asciiTheme="majorHAnsi" w:hAnsiTheme="majorHAnsi" w:cstheme="majorHAnsi"/>
                  <w:b/>
                  <w:bCs/>
                  <w:color w:val="000000"/>
                  <w:rPrChange w:id="763" w:author="xiaoqing pan" w:date="2026-02-01T14:17:00Z">
                    <w:rPr>
                      <w:b/>
                      <w:bCs/>
                      <w:color w:val="000000"/>
                    </w:rPr>
                  </w:rPrChange>
                </w:rPr>
                <w:delText>Pan X*</w:delText>
              </w:r>
              <w:r w:rsidRPr="00F4738D" w:rsidDel="006051C3">
                <w:rPr>
                  <w:rFonts w:asciiTheme="majorHAnsi" w:hAnsiTheme="majorHAnsi" w:cstheme="majorHAnsi"/>
                  <w:color w:val="000000"/>
                  <w:rPrChange w:id="764" w:author="xiaoqing pan" w:date="2026-02-01T14:17:00Z">
                    <w:rPr>
                      <w:color w:val="000000"/>
                    </w:rPr>
                  </w:rPrChange>
                </w:rPr>
                <w:delText xml:space="preserve">, Kelani AA*, </w:delText>
              </w:r>
              <w:r w:rsidRPr="00F4738D" w:rsidDel="006051C3">
                <w:rPr>
                  <w:rFonts w:asciiTheme="majorHAnsi" w:hAnsiTheme="majorHAnsi" w:cstheme="majorHAnsi"/>
                  <w:i/>
                  <w:iCs/>
                  <w:color w:val="000000"/>
                  <w:rPrChange w:id="765" w:author="xiaoqing pan" w:date="2026-02-01T14:17:00Z">
                    <w:rPr>
                      <w:i/>
                      <w:iCs/>
                      <w:color w:val="000000"/>
                    </w:rPr>
                  </w:rPrChange>
                </w:rPr>
                <w:delText>et al</w:delText>
              </w:r>
              <w:r w:rsidRPr="00F4738D" w:rsidDel="006051C3">
                <w:rPr>
                  <w:rFonts w:asciiTheme="majorHAnsi" w:hAnsiTheme="majorHAnsi" w:cstheme="majorHAnsi"/>
                  <w:color w:val="000000"/>
                  <w:rPrChange w:id="766" w:author="xiaoqing pan" w:date="2026-02-01T14:17:00Z">
                    <w:rPr>
                      <w:color w:val="000000"/>
                    </w:rPr>
                  </w:rPrChange>
                </w:rPr>
                <w:delText xml:space="preserve">. (2026). An improved description of the small RNA landscape of the human fungal pathogen </w:delText>
              </w:r>
              <w:r w:rsidRPr="00F4738D" w:rsidDel="006051C3">
                <w:rPr>
                  <w:rFonts w:asciiTheme="majorHAnsi" w:hAnsiTheme="majorHAnsi" w:cstheme="majorHAnsi"/>
                  <w:i/>
                  <w:iCs/>
                  <w:color w:val="000000"/>
                  <w:rPrChange w:id="767" w:author="xiaoqing pan" w:date="2026-02-01T14:17:00Z">
                    <w:rPr>
                      <w:i/>
                      <w:iCs/>
                      <w:color w:val="000000"/>
                    </w:rPr>
                  </w:rPrChange>
                </w:rPr>
                <w:delText>Aspergillus fumigatus</w:delText>
              </w:r>
              <w:r w:rsidRPr="00F4738D" w:rsidDel="006051C3">
                <w:rPr>
                  <w:rFonts w:asciiTheme="majorHAnsi" w:hAnsiTheme="majorHAnsi" w:cstheme="majorHAnsi"/>
                  <w:color w:val="000000"/>
                  <w:rPrChange w:id="768" w:author="xiaoqing pan" w:date="2026-02-01T14:17:00Z">
                    <w:rPr>
                      <w:color w:val="000000"/>
                    </w:rPr>
                  </w:rPrChange>
                </w:rPr>
                <w:delText>. Mol Micro</w:delText>
              </w:r>
            </w:del>
            <w:ins w:id="769" w:author="Matthew Blango" w:date="2026-02-01T11:37:00Z">
              <w:del w:id="770" w:author="xiaoqing pan" w:date="2026-02-01T14:06:00Z">
                <w:r w:rsidR="00C03CE5" w:rsidRPr="00F4738D" w:rsidDel="006051C3">
                  <w:rPr>
                    <w:rFonts w:asciiTheme="majorHAnsi" w:hAnsiTheme="majorHAnsi" w:cstheme="majorHAnsi"/>
                    <w:color w:val="000000"/>
                    <w:rPrChange w:id="771" w:author="xiaoqing pan" w:date="2026-02-01T14:17:00Z">
                      <w:rPr>
                        <w:color w:val="000000"/>
                      </w:rPr>
                    </w:rPrChange>
                  </w:rPr>
                  <w:delText>bio</w:delText>
                </w:r>
              </w:del>
            </w:ins>
            <w:del w:id="772" w:author="xiaoqing pan" w:date="2026-02-01T14:06:00Z">
              <w:r w:rsidRPr="00F4738D" w:rsidDel="006051C3">
                <w:rPr>
                  <w:rFonts w:asciiTheme="majorHAnsi" w:hAnsiTheme="majorHAnsi" w:cstheme="majorHAnsi"/>
                  <w:color w:val="000000"/>
                  <w:rPrChange w:id="773" w:author="xiaoqing pan" w:date="2026-02-01T14:17:00Z">
                    <w:rPr>
                      <w:color w:val="000000"/>
                    </w:rPr>
                  </w:rPrChange>
                </w:rPr>
                <w:delText>l 1-12.</w:delText>
              </w:r>
            </w:del>
          </w:p>
          <w:p w14:paraId="42898CFD" w14:textId="34655CD8" w:rsidR="00505001" w:rsidRPr="00F4738D" w:rsidDel="006051C3" w:rsidRDefault="00505001">
            <w:pPr>
              <w:spacing w:before="0" w:line="240" w:lineRule="auto"/>
              <w:rPr>
                <w:del w:id="774" w:author="xiaoqing pan" w:date="2026-02-01T14:06:00Z"/>
                <w:rFonts w:asciiTheme="majorHAnsi" w:hAnsiTheme="majorHAnsi" w:cstheme="majorHAnsi"/>
                <w:color w:val="000000"/>
                <w:rPrChange w:id="775" w:author="xiaoqing pan" w:date="2026-02-01T14:17:00Z">
                  <w:rPr>
                    <w:del w:id="776" w:author="xiaoqing pan" w:date="2026-02-01T14:06:00Z"/>
                    <w:color w:val="000000"/>
                  </w:rPr>
                </w:rPrChange>
              </w:rPr>
            </w:pPr>
          </w:p>
          <w:p w14:paraId="31F29B08" w14:textId="441E9054" w:rsidR="00505001" w:rsidRPr="00F4738D" w:rsidDel="006051C3" w:rsidRDefault="00000000">
            <w:pPr>
              <w:spacing w:before="0" w:line="240" w:lineRule="auto"/>
              <w:rPr>
                <w:del w:id="777" w:author="xiaoqing pan" w:date="2026-02-01T14:06:00Z"/>
                <w:rFonts w:asciiTheme="majorHAnsi" w:hAnsiTheme="majorHAnsi" w:cstheme="majorHAnsi"/>
                <w:color w:val="000000"/>
                <w:rPrChange w:id="778" w:author="xiaoqing pan" w:date="2026-02-01T14:17:00Z">
                  <w:rPr>
                    <w:del w:id="779" w:author="xiaoqing pan" w:date="2026-02-01T14:06:00Z"/>
                    <w:color w:val="000000"/>
                  </w:rPr>
                </w:rPrChange>
              </w:rPr>
            </w:pPr>
            <w:del w:id="780" w:author="xiaoqing pan" w:date="2026-02-01T14:06:00Z">
              <w:r w:rsidRPr="00F4738D" w:rsidDel="006051C3">
                <w:rPr>
                  <w:rFonts w:asciiTheme="majorHAnsi" w:hAnsiTheme="majorHAnsi" w:cstheme="majorHAnsi"/>
                  <w:b/>
                  <w:bCs/>
                  <w:color w:val="000000"/>
                  <w:rPrChange w:id="781" w:author="xiaoqing pan" w:date="2026-02-01T14:17:00Z">
                    <w:rPr>
                      <w:b/>
                      <w:bCs/>
                      <w:color w:val="000000"/>
                    </w:rPr>
                  </w:rPrChange>
                </w:rPr>
                <w:delText xml:space="preserve">Pan X*, </w:delText>
              </w:r>
              <w:r w:rsidRPr="00F4738D" w:rsidDel="006051C3">
                <w:rPr>
                  <w:rFonts w:asciiTheme="majorHAnsi" w:hAnsiTheme="majorHAnsi" w:cstheme="majorHAnsi"/>
                  <w:i/>
                  <w:iCs/>
                  <w:color w:val="000000"/>
                  <w:rPrChange w:id="782" w:author="xiaoqing pan" w:date="2026-02-01T14:17:00Z">
                    <w:rPr>
                      <w:i/>
                      <w:iCs/>
                      <w:color w:val="000000"/>
                    </w:rPr>
                  </w:rPrChange>
                </w:rPr>
                <w:delText>et al</w:delText>
              </w:r>
              <w:r w:rsidRPr="00F4738D" w:rsidDel="006051C3">
                <w:rPr>
                  <w:rFonts w:asciiTheme="majorHAnsi" w:hAnsiTheme="majorHAnsi" w:cstheme="majorHAnsi"/>
                  <w:color w:val="000000"/>
                  <w:rPrChange w:id="783" w:author="xiaoqing pan" w:date="2026-02-01T14:17:00Z">
                    <w:rPr>
                      <w:color w:val="000000"/>
                    </w:rPr>
                  </w:rPrChange>
                </w:rPr>
                <w:delText xml:space="preserve">. (2024). The past, present, and future of RNA modifications  in infectious disease research. ACS Infect Dis 10(12), 4017-4029. </w:delText>
              </w:r>
            </w:del>
          </w:p>
          <w:p w14:paraId="43324292" w14:textId="6393C3A6" w:rsidR="00505001" w:rsidRPr="00F4738D" w:rsidDel="006051C3" w:rsidRDefault="00505001">
            <w:pPr>
              <w:spacing w:before="0" w:line="240" w:lineRule="auto"/>
              <w:rPr>
                <w:del w:id="784" w:author="xiaoqing pan" w:date="2026-02-01T14:06:00Z"/>
                <w:rFonts w:asciiTheme="majorHAnsi" w:hAnsiTheme="majorHAnsi" w:cstheme="majorHAnsi"/>
                <w:color w:val="000000"/>
                <w:rPrChange w:id="785" w:author="xiaoqing pan" w:date="2026-02-01T14:17:00Z">
                  <w:rPr>
                    <w:del w:id="786" w:author="xiaoqing pan" w:date="2026-02-01T14:06:00Z"/>
                    <w:color w:val="000000"/>
                  </w:rPr>
                </w:rPrChange>
              </w:rPr>
            </w:pPr>
          </w:p>
          <w:p w14:paraId="7A30AB82" w14:textId="73AEDD6E" w:rsidR="00505001" w:rsidRPr="00F4738D" w:rsidDel="006051C3" w:rsidRDefault="00000000">
            <w:pPr>
              <w:spacing w:before="0" w:line="240" w:lineRule="auto"/>
              <w:rPr>
                <w:del w:id="787" w:author="xiaoqing pan" w:date="2026-02-01T14:06:00Z"/>
                <w:rFonts w:asciiTheme="majorHAnsi" w:hAnsiTheme="majorHAnsi" w:cstheme="majorHAnsi"/>
                <w:color w:val="000000"/>
                <w:rPrChange w:id="788" w:author="xiaoqing pan" w:date="2026-02-01T14:17:00Z">
                  <w:rPr>
                    <w:del w:id="789" w:author="xiaoqing pan" w:date="2026-02-01T14:06:00Z"/>
                    <w:color w:val="000000"/>
                  </w:rPr>
                </w:rPrChange>
              </w:rPr>
            </w:pPr>
            <w:del w:id="790" w:author="xiaoqing pan" w:date="2026-02-01T14:06:00Z">
              <w:r w:rsidRPr="00F4738D" w:rsidDel="006051C3">
                <w:rPr>
                  <w:rFonts w:asciiTheme="majorHAnsi" w:hAnsiTheme="majorHAnsi" w:cstheme="majorHAnsi"/>
                  <w:color w:val="000000"/>
                  <w:rPrChange w:id="791" w:author="xiaoqing pan" w:date="2026-02-01T14:17:00Z">
                    <w:rPr>
                      <w:color w:val="000000"/>
                    </w:rPr>
                  </w:rPrChange>
                </w:rPr>
                <w:delText xml:space="preserve">Xia K*, </w:delText>
              </w:r>
              <w:r w:rsidRPr="00F4738D" w:rsidDel="006051C3">
                <w:rPr>
                  <w:rFonts w:asciiTheme="majorHAnsi" w:hAnsiTheme="majorHAnsi" w:cstheme="majorHAnsi"/>
                  <w:b/>
                  <w:bCs/>
                  <w:color w:val="000000"/>
                  <w:rPrChange w:id="792" w:author="xiaoqing pan" w:date="2026-02-01T14:17:00Z">
                    <w:rPr>
                      <w:b/>
                      <w:bCs/>
                      <w:color w:val="000000"/>
                    </w:rPr>
                  </w:rPrChange>
                </w:rPr>
                <w:delText>Pan X*</w:delText>
              </w:r>
              <w:r w:rsidRPr="00F4738D" w:rsidDel="006051C3">
                <w:rPr>
                  <w:rFonts w:asciiTheme="majorHAnsi" w:hAnsiTheme="majorHAnsi" w:cstheme="majorHAnsi"/>
                  <w:color w:val="000000"/>
                  <w:rPrChange w:id="793" w:author="xiaoqing pan" w:date="2026-02-01T14:17:00Z">
                    <w:rPr>
                      <w:color w:val="000000"/>
                    </w:rPr>
                  </w:rPrChange>
                </w:rPr>
                <w:delText xml:space="preserve">, </w:delText>
              </w:r>
              <w:r w:rsidRPr="00F4738D" w:rsidDel="006051C3">
                <w:rPr>
                  <w:rFonts w:asciiTheme="majorHAnsi" w:hAnsiTheme="majorHAnsi" w:cstheme="majorHAnsi"/>
                  <w:i/>
                  <w:iCs/>
                  <w:color w:val="000000"/>
                  <w:rPrChange w:id="794" w:author="xiaoqing pan" w:date="2026-02-01T14:17:00Z">
                    <w:rPr>
                      <w:i/>
                      <w:iCs/>
                      <w:color w:val="000000"/>
                    </w:rPr>
                  </w:rPrChange>
                </w:rPr>
                <w:delText>et al</w:delText>
              </w:r>
              <w:r w:rsidRPr="00F4738D" w:rsidDel="006051C3">
                <w:rPr>
                  <w:rFonts w:asciiTheme="majorHAnsi" w:hAnsiTheme="majorHAnsi" w:cstheme="majorHAnsi"/>
                  <w:color w:val="000000"/>
                  <w:rPrChange w:id="795" w:author="xiaoqing pan" w:date="2026-02-01T14:17:00Z">
                    <w:rPr>
                      <w:color w:val="000000"/>
                    </w:rPr>
                  </w:rPrChange>
                </w:rPr>
                <w:delText xml:space="preserve">. (2023). </w:delText>
              </w:r>
              <w:r w:rsidRPr="00F4738D" w:rsidDel="006051C3">
                <w:rPr>
                  <w:rFonts w:asciiTheme="majorHAnsi" w:hAnsiTheme="majorHAnsi" w:cstheme="majorHAnsi"/>
                  <w:i/>
                  <w:iCs/>
                  <w:color w:val="000000"/>
                  <w:rPrChange w:id="796" w:author="xiaoqing pan" w:date="2026-02-01T14:17:00Z">
                    <w:rPr>
                      <w:i/>
                      <w:iCs/>
                      <w:color w:val="000000"/>
                    </w:rPr>
                  </w:rPrChange>
                </w:rPr>
                <w:delText>X00</w:delText>
              </w:r>
              <w:r w:rsidRPr="00F4738D" w:rsidDel="006051C3">
                <w:rPr>
                  <w:rFonts w:asciiTheme="majorHAnsi" w:hAnsiTheme="majorHAnsi" w:cstheme="majorHAnsi"/>
                  <w:color w:val="000000"/>
                  <w:rPrChange w:id="797" w:author="xiaoqing pan" w:date="2026-02-01T14:17:00Z">
                    <w:rPr>
                      <w:color w:val="000000"/>
                    </w:rPr>
                  </w:rPrChange>
                </w:rPr>
                <w:delText xml:space="preserve">-responsive transcriptome reveals the role of the circular RNA133 in disease resistance by regulating expression of </w:delText>
              </w:r>
              <w:r w:rsidRPr="00F4738D" w:rsidDel="006051C3">
                <w:rPr>
                  <w:rFonts w:asciiTheme="majorHAnsi" w:hAnsiTheme="majorHAnsi" w:cstheme="majorHAnsi"/>
                  <w:i/>
                  <w:iCs/>
                  <w:color w:val="000000"/>
                  <w:rPrChange w:id="798" w:author="xiaoqing pan" w:date="2026-02-01T14:17:00Z">
                    <w:rPr>
                      <w:i/>
                      <w:iCs/>
                      <w:color w:val="000000"/>
                    </w:rPr>
                  </w:rPrChange>
                </w:rPr>
                <w:delText xml:space="preserve">OsARAB </w:delText>
              </w:r>
              <w:r w:rsidRPr="00F4738D" w:rsidDel="006051C3">
                <w:rPr>
                  <w:rFonts w:asciiTheme="majorHAnsi" w:hAnsiTheme="majorHAnsi" w:cstheme="majorHAnsi"/>
                  <w:color w:val="000000"/>
                  <w:rPrChange w:id="799" w:author="xiaoqing pan" w:date="2026-02-01T14:17:00Z">
                    <w:rPr>
                      <w:color w:val="000000"/>
                    </w:rPr>
                  </w:rPrChange>
                </w:rPr>
                <w:delText>in rice. Phytopathol Res 5, 22.</w:delText>
              </w:r>
            </w:del>
          </w:p>
          <w:p w14:paraId="38309D94" w14:textId="1671AB8A" w:rsidR="00505001" w:rsidRPr="00F4738D" w:rsidDel="006051C3" w:rsidRDefault="00505001">
            <w:pPr>
              <w:spacing w:before="0" w:line="240" w:lineRule="auto"/>
              <w:rPr>
                <w:del w:id="800" w:author="xiaoqing pan" w:date="2026-02-01T14:06:00Z"/>
                <w:rFonts w:asciiTheme="majorHAnsi" w:hAnsiTheme="majorHAnsi" w:cstheme="majorHAnsi"/>
                <w:color w:val="000000"/>
                <w:rPrChange w:id="801" w:author="xiaoqing pan" w:date="2026-02-01T14:17:00Z">
                  <w:rPr>
                    <w:del w:id="802" w:author="xiaoqing pan" w:date="2026-02-01T14:06:00Z"/>
                    <w:color w:val="000000"/>
                  </w:rPr>
                </w:rPrChange>
              </w:rPr>
            </w:pPr>
          </w:p>
          <w:p w14:paraId="3C19FA47" w14:textId="6BA6EB70" w:rsidR="00505001" w:rsidRPr="00F4738D" w:rsidDel="006051C3" w:rsidRDefault="00000000">
            <w:pPr>
              <w:spacing w:before="0" w:line="240" w:lineRule="auto"/>
              <w:rPr>
                <w:del w:id="803" w:author="xiaoqing pan" w:date="2026-02-01T14:06:00Z"/>
                <w:rFonts w:asciiTheme="majorHAnsi" w:hAnsiTheme="majorHAnsi" w:cstheme="majorHAnsi"/>
                <w:color w:val="000000"/>
                <w:rPrChange w:id="804" w:author="xiaoqing pan" w:date="2026-02-01T14:17:00Z">
                  <w:rPr>
                    <w:del w:id="805" w:author="xiaoqing pan" w:date="2026-02-01T14:06:00Z"/>
                    <w:color w:val="000000"/>
                  </w:rPr>
                </w:rPrChange>
              </w:rPr>
            </w:pPr>
            <w:del w:id="806" w:author="xiaoqing pan" w:date="2026-02-01T14:06:00Z">
              <w:r w:rsidRPr="00F4738D" w:rsidDel="006051C3">
                <w:rPr>
                  <w:rFonts w:asciiTheme="majorHAnsi" w:hAnsiTheme="majorHAnsi" w:cstheme="majorHAnsi"/>
                  <w:color w:val="000000"/>
                  <w:rPrChange w:id="807" w:author="xiaoqing pan" w:date="2026-02-01T14:17:00Z">
                    <w:rPr>
                      <w:color w:val="000000"/>
                    </w:rPr>
                  </w:rPrChange>
                </w:rPr>
                <w:delText xml:space="preserve">Xia K*, </w:delText>
              </w:r>
              <w:r w:rsidRPr="00F4738D" w:rsidDel="006051C3">
                <w:rPr>
                  <w:rFonts w:asciiTheme="majorHAnsi" w:hAnsiTheme="majorHAnsi" w:cstheme="majorHAnsi"/>
                  <w:b/>
                  <w:bCs/>
                  <w:color w:val="000000"/>
                  <w:rPrChange w:id="808" w:author="xiaoqing pan" w:date="2026-02-01T14:17:00Z">
                    <w:rPr>
                      <w:b/>
                      <w:bCs/>
                      <w:color w:val="000000"/>
                    </w:rPr>
                  </w:rPrChange>
                </w:rPr>
                <w:delText>Pan X*</w:delText>
              </w:r>
              <w:r w:rsidRPr="00F4738D" w:rsidDel="006051C3">
                <w:rPr>
                  <w:rFonts w:asciiTheme="majorHAnsi" w:hAnsiTheme="majorHAnsi" w:cstheme="majorHAnsi"/>
                  <w:color w:val="000000"/>
                  <w:rPrChange w:id="809" w:author="xiaoqing pan" w:date="2026-02-01T14:17:00Z">
                    <w:rPr>
                      <w:color w:val="000000"/>
                    </w:rPr>
                  </w:rPrChange>
                </w:rPr>
                <w:delText xml:space="preserve">, </w:delText>
              </w:r>
              <w:r w:rsidRPr="00F4738D" w:rsidDel="006051C3">
                <w:rPr>
                  <w:rFonts w:asciiTheme="majorHAnsi" w:hAnsiTheme="majorHAnsi" w:cstheme="majorHAnsi"/>
                  <w:i/>
                  <w:iCs/>
                  <w:color w:val="000000"/>
                  <w:rPrChange w:id="810" w:author="xiaoqing pan" w:date="2026-02-01T14:17:00Z">
                    <w:rPr>
                      <w:i/>
                      <w:iCs/>
                      <w:color w:val="000000"/>
                    </w:rPr>
                  </w:rPrChange>
                </w:rPr>
                <w:delText>et al</w:delText>
              </w:r>
              <w:r w:rsidRPr="00F4738D" w:rsidDel="006051C3">
                <w:rPr>
                  <w:rFonts w:asciiTheme="majorHAnsi" w:hAnsiTheme="majorHAnsi" w:cstheme="majorHAnsi"/>
                  <w:color w:val="000000"/>
                  <w:rPrChange w:id="811" w:author="xiaoqing pan" w:date="2026-02-01T14:17:00Z">
                    <w:rPr>
                      <w:color w:val="000000"/>
                    </w:rPr>
                  </w:rPrChange>
                </w:rPr>
                <w:delText xml:space="preserve">. (2023). Rice miR168a-5p regulates seed length, nitrogen allocation and salt tolerance by targeting </w:delText>
              </w:r>
              <w:r w:rsidRPr="00F4738D" w:rsidDel="006051C3">
                <w:rPr>
                  <w:rFonts w:asciiTheme="majorHAnsi" w:hAnsiTheme="majorHAnsi" w:cstheme="majorHAnsi"/>
                  <w:i/>
                  <w:iCs/>
                  <w:color w:val="000000"/>
                  <w:rPrChange w:id="812" w:author="xiaoqing pan" w:date="2026-02-01T14:17:00Z">
                    <w:rPr>
                      <w:i/>
                      <w:iCs/>
                      <w:color w:val="000000"/>
                    </w:rPr>
                  </w:rPrChange>
                </w:rPr>
                <w:delText xml:space="preserve">OsOFP3, OsNPF2.4, </w:delText>
              </w:r>
              <w:r w:rsidRPr="00F4738D" w:rsidDel="006051C3">
                <w:rPr>
                  <w:rFonts w:asciiTheme="majorHAnsi" w:hAnsiTheme="majorHAnsi" w:cstheme="majorHAnsi"/>
                  <w:color w:val="000000"/>
                  <w:rPrChange w:id="813" w:author="xiaoqing pan" w:date="2026-02-01T14:17:00Z">
                    <w:rPr>
                      <w:color w:val="000000"/>
                    </w:rPr>
                  </w:rPrChange>
                </w:rPr>
                <w:delText xml:space="preserve">and </w:delText>
              </w:r>
              <w:r w:rsidRPr="00F4738D" w:rsidDel="006051C3">
                <w:rPr>
                  <w:rFonts w:asciiTheme="majorHAnsi" w:hAnsiTheme="majorHAnsi" w:cstheme="majorHAnsi"/>
                  <w:i/>
                  <w:iCs/>
                  <w:color w:val="000000"/>
                  <w:rPrChange w:id="814" w:author="xiaoqing pan" w:date="2026-02-01T14:17:00Z">
                    <w:rPr>
                      <w:i/>
                      <w:iCs/>
                      <w:color w:val="000000"/>
                    </w:rPr>
                  </w:rPrChange>
                </w:rPr>
                <w:delText>OsAGO1a</w:delText>
              </w:r>
              <w:r w:rsidRPr="00F4738D" w:rsidDel="006051C3">
                <w:rPr>
                  <w:rFonts w:asciiTheme="majorHAnsi" w:hAnsiTheme="majorHAnsi" w:cstheme="majorHAnsi"/>
                  <w:color w:val="000000"/>
                  <w:rPrChange w:id="815" w:author="xiaoqing pan" w:date="2026-02-01T14:17:00Z">
                    <w:rPr>
                      <w:color w:val="000000"/>
                    </w:rPr>
                  </w:rPrChange>
                </w:rPr>
                <w:delText>, respectively. J. Plant Physiol 208, 153905.</w:delText>
              </w:r>
            </w:del>
          </w:p>
          <w:p w14:paraId="4BA34285" w14:textId="7DA306EB" w:rsidR="00505001" w:rsidRPr="00F4738D" w:rsidDel="006051C3" w:rsidRDefault="00505001">
            <w:pPr>
              <w:spacing w:before="0" w:line="240" w:lineRule="auto"/>
              <w:rPr>
                <w:del w:id="816" w:author="xiaoqing pan" w:date="2026-02-01T14:06:00Z"/>
                <w:rFonts w:asciiTheme="majorHAnsi" w:hAnsiTheme="majorHAnsi" w:cstheme="majorHAnsi"/>
                <w:color w:val="000000"/>
                <w:rPrChange w:id="817" w:author="xiaoqing pan" w:date="2026-02-01T14:17:00Z">
                  <w:rPr>
                    <w:del w:id="818" w:author="xiaoqing pan" w:date="2026-02-01T14:06:00Z"/>
                    <w:color w:val="000000"/>
                  </w:rPr>
                </w:rPrChange>
              </w:rPr>
            </w:pPr>
          </w:p>
          <w:p w14:paraId="513BC228" w14:textId="3ECC7360" w:rsidR="00505001" w:rsidRPr="00F4738D" w:rsidDel="006051C3" w:rsidRDefault="00000000">
            <w:pPr>
              <w:spacing w:before="0" w:line="240" w:lineRule="auto"/>
              <w:rPr>
                <w:del w:id="819" w:author="xiaoqing pan" w:date="2026-02-01T14:06:00Z"/>
                <w:rFonts w:asciiTheme="majorHAnsi" w:hAnsiTheme="majorHAnsi" w:cstheme="majorHAnsi"/>
                <w:color w:val="000000"/>
                <w:rPrChange w:id="820" w:author="xiaoqing pan" w:date="2026-02-01T14:17:00Z">
                  <w:rPr>
                    <w:del w:id="821" w:author="xiaoqing pan" w:date="2026-02-01T14:06:00Z"/>
                    <w:color w:val="000000"/>
                  </w:rPr>
                </w:rPrChange>
              </w:rPr>
            </w:pPr>
            <w:del w:id="822" w:author="xiaoqing pan" w:date="2026-02-01T14:06:00Z">
              <w:r w:rsidRPr="00F4738D" w:rsidDel="006051C3">
                <w:rPr>
                  <w:rFonts w:asciiTheme="majorHAnsi" w:hAnsiTheme="majorHAnsi" w:cstheme="majorHAnsi"/>
                  <w:color w:val="000000"/>
                  <w:rPrChange w:id="823" w:author="xiaoqing pan" w:date="2026-02-01T14:17:00Z">
                    <w:rPr>
                      <w:color w:val="000000"/>
                    </w:rPr>
                  </w:rPrChange>
                </w:rPr>
                <w:delText xml:space="preserve">Kelani AA, …, </w:delText>
              </w:r>
              <w:r w:rsidRPr="00F4738D" w:rsidDel="006051C3">
                <w:rPr>
                  <w:rFonts w:asciiTheme="majorHAnsi" w:hAnsiTheme="majorHAnsi" w:cstheme="majorHAnsi"/>
                  <w:b/>
                  <w:bCs/>
                  <w:color w:val="000000"/>
                  <w:rPrChange w:id="824" w:author="xiaoqing pan" w:date="2026-02-01T14:17:00Z">
                    <w:rPr>
                      <w:b/>
                      <w:bCs/>
                      <w:color w:val="000000"/>
                    </w:rPr>
                  </w:rPrChange>
                </w:rPr>
                <w:delText>Pan X</w:delText>
              </w:r>
              <w:r w:rsidRPr="00F4738D" w:rsidDel="006051C3">
                <w:rPr>
                  <w:rFonts w:asciiTheme="majorHAnsi" w:hAnsiTheme="majorHAnsi" w:cstheme="majorHAnsi"/>
                  <w:color w:val="000000"/>
                  <w:rPrChange w:id="825" w:author="xiaoqing pan" w:date="2026-02-01T14:17:00Z">
                    <w:rPr>
                      <w:color w:val="000000"/>
                    </w:rPr>
                  </w:rPrChange>
                </w:rPr>
                <w:delText xml:space="preserve">, …, Blango MG. (2023). Disruption of the </w:delText>
              </w:r>
              <w:r w:rsidRPr="00F4738D" w:rsidDel="006051C3">
                <w:rPr>
                  <w:rFonts w:asciiTheme="majorHAnsi" w:hAnsiTheme="majorHAnsi" w:cstheme="majorHAnsi"/>
                  <w:i/>
                  <w:iCs/>
                  <w:color w:val="000000"/>
                  <w:rPrChange w:id="826" w:author="xiaoqing pan" w:date="2026-02-01T14:17:00Z">
                    <w:rPr>
                      <w:i/>
                      <w:iCs/>
                      <w:color w:val="000000"/>
                    </w:rPr>
                  </w:rPrChange>
                </w:rPr>
                <w:delText xml:space="preserve">A. fumigatus </w:delText>
              </w:r>
              <w:r w:rsidRPr="00F4738D" w:rsidDel="006051C3">
                <w:rPr>
                  <w:rFonts w:asciiTheme="majorHAnsi" w:hAnsiTheme="majorHAnsi" w:cstheme="majorHAnsi"/>
                  <w:color w:val="000000"/>
                  <w:rPrChange w:id="827" w:author="xiaoqing pan" w:date="2026-02-01T14:17:00Z">
                    <w:rPr>
                      <w:color w:val="000000"/>
                    </w:rPr>
                  </w:rPrChange>
                </w:rPr>
                <w:delText>RNA interference machinery alters the conidial transcriptome. RNA 29(7), 1033-1050.</w:delText>
              </w:r>
              <w:commentRangeEnd w:id="761"/>
              <w:r w:rsidR="00C03CE5" w:rsidRPr="00F4738D" w:rsidDel="006051C3">
                <w:rPr>
                  <w:rStyle w:val="CommentReference"/>
                  <w:rFonts w:asciiTheme="majorHAnsi" w:hAnsiTheme="majorHAnsi" w:cstheme="majorHAnsi"/>
                  <w:color w:val="000000"/>
                  <w:sz w:val="18"/>
                  <w:szCs w:val="18"/>
                  <w:rPrChange w:id="828" w:author="xiaoqing pan" w:date="2026-02-01T14:17:00Z">
                    <w:rPr>
                      <w:rStyle w:val="CommentReference"/>
                      <w:color w:val="000000"/>
                      <w:sz w:val="18"/>
                      <w:szCs w:val="18"/>
                    </w:rPr>
                  </w:rPrChange>
                </w:rPr>
                <w:commentReference w:id="761"/>
              </w:r>
            </w:del>
          </w:p>
          <w:p w14:paraId="7C944A33" w14:textId="4472F3C1" w:rsidR="00505001" w:rsidRPr="00F4738D" w:rsidDel="006051C3" w:rsidRDefault="00505001">
            <w:pPr>
              <w:spacing w:before="0" w:line="240" w:lineRule="auto"/>
              <w:rPr>
                <w:del w:id="829" w:author="xiaoqing pan" w:date="2026-02-01T14:06:00Z"/>
                <w:rFonts w:asciiTheme="majorHAnsi" w:hAnsiTheme="majorHAnsi" w:cstheme="majorHAnsi"/>
                <w:color w:val="000000"/>
                <w:rPrChange w:id="830" w:author="xiaoqing pan" w:date="2026-02-01T14:17:00Z">
                  <w:rPr>
                    <w:del w:id="831" w:author="xiaoqing pan" w:date="2026-02-01T14:06:00Z"/>
                    <w:color w:val="000000"/>
                  </w:rPr>
                </w:rPrChange>
              </w:rPr>
            </w:pPr>
          </w:p>
          <w:p w14:paraId="5FEF8647" w14:textId="2347F07B" w:rsidR="00505001" w:rsidRPr="00F4738D" w:rsidDel="006051C3" w:rsidRDefault="00883EF0">
            <w:pPr>
              <w:spacing w:before="0" w:line="276" w:lineRule="auto"/>
              <w:rPr>
                <w:del w:id="832" w:author="xiaoqing pan" w:date="2026-02-01T14:06:00Z"/>
                <w:rFonts w:asciiTheme="majorHAnsi" w:hAnsiTheme="majorHAnsi" w:cstheme="majorHAnsi"/>
                <w:color w:val="000000"/>
                <w:rPrChange w:id="833" w:author="xiaoqing pan" w:date="2026-02-01T14:17:00Z">
                  <w:rPr>
                    <w:del w:id="834" w:author="xiaoqing pan" w:date="2026-02-01T14:06:00Z"/>
                    <w:color w:val="000000"/>
                  </w:rPr>
                </w:rPrChange>
              </w:rPr>
            </w:pPr>
            <w:del w:id="835" w:author="xiaoqing pan" w:date="2026-02-01T14:06:00Z">
              <w:r w:rsidRPr="00883EF0">
                <w:rPr>
                  <w:rFonts w:asciiTheme="majorHAnsi" w:hAnsiTheme="majorHAnsi" w:cstheme="majorHAnsi"/>
                  <w:noProof/>
                </w:rPr>
                <w:pict w14:anchorId="6AAA40F3">
                  <v:rect id="_x0000_i1027" alt="" style="width:451.3pt;height:.05pt;mso-width-percent:0;mso-height-percent:0;mso-width-percent:0;mso-height-percent:0" o:hralign="center" o:hrstd="t" o:hr="t" fillcolor="#a0a0a0" stroked="f"/>
                </w:pict>
              </w:r>
            </w:del>
          </w:p>
          <w:p w14:paraId="02FF4676" w14:textId="77777777" w:rsidR="00505001" w:rsidRPr="00F4738D" w:rsidRDefault="00000000">
            <w:pPr>
              <w:rPr>
                <w:rFonts w:asciiTheme="majorHAnsi" w:hAnsiTheme="majorHAnsi" w:cstheme="majorHAnsi"/>
                <w:rPrChange w:id="836" w:author="xiaoqing pan" w:date="2026-02-01T14:17:00Z">
                  <w:rPr/>
                </w:rPrChange>
              </w:rPr>
            </w:pPr>
            <w:r w:rsidRPr="00F4738D">
              <w:rPr>
                <w:rFonts w:asciiTheme="majorHAnsi" w:hAnsiTheme="majorHAnsi" w:cstheme="majorHAnsi"/>
                <w:b/>
                <w:bCs/>
                <w:color w:val="2079C7"/>
                <w:sz w:val="22"/>
                <w:szCs w:val="22"/>
                <w:rPrChange w:id="837" w:author="xiaoqing pan" w:date="2026-02-01T14:17:00Z">
                  <w:rPr>
                    <w:b/>
                    <w:bCs/>
                    <w:color w:val="2079C7"/>
                    <w:sz w:val="22"/>
                    <w:szCs w:val="22"/>
                  </w:rPr>
                </w:rPrChange>
              </w:rPr>
              <w:t>CONFERENCES</w:t>
            </w:r>
            <w:r w:rsidRPr="00F4738D">
              <w:rPr>
                <w:rFonts w:asciiTheme="majorHAnsi" w:hAnsiTheme="majorHAnsi" w:cstheme="majorHAnsi"/>
                <w:rPrChange w:id="838" w:author="xiaoqing pan" w:date="2026-02-01T14:17:00Z">
                  <w:rPr/>
                </w:rPrChange>
              </w:rPr>
              <w:t xml:space="preserve"> </w:t>
            </w:r>
          </w:p>
          <w:p w14:paraId="163EC93A" w14:textId="77777777" w:rsidR="00505001" w:rsidRPr="00122F8E" w:rsidDel="00122F8E" w:rsidRDefault="00000000" w:rsidP="00122F8E">
            <w:pPr>
              <w:pStyle w:val="ListParagraph"/>
              <w:numPr>
                <w:ilvl w:val="0"/>
                <w:numId w:val="9"/>
              </w:numPr>
              <w:spacing w:before="0" w:line="240" w:lineRule="auto"/>
              <w:rPr>
                <w:del w:id="839" w:author="xiaoqing pan" w:date="2026-02-01T15:03:00Z"/>
                <w:rFonts w:asciiTheme="majorHAnsi" w:hAnsiTheme="majorHAnsi" w:cstheme="majorHAnsi"/>
                <w:color w:val="000000"/>
                <w:rPrChange w:id="840" w:author="xiaoqing pan" w:date="2026-02-01T15:03:00Z">
                  <w:rPr>
                    <w:del w:id="841" w:author="xiaoqing pan" w:date="2026-02-01T15:03:00Z"/>
                    <w:color w:val="000000"/>
                  </w:rPr>
                </w:rPrChange>
              </w:rPr>
              <w:pPrChange w:id="842" w:author="xiaoqing pan" w:date="2026-02-01T15:03:00Z">
                <w:pPr>
                  <w:framePr w:hSpace="180" w:vSpace="180" w:wrap="around" w:vAnchor="text" w:hAnchor="text" w:x="-369"/>
                  <w:spacing w:before="0" w:line="240" w:lineRule="auto"/>
                </w:pPr>
              </w:pPrChange>
            </w:pPr>
            <w:r w:rsidRPr="00122F8E">
              <w:rPr>
                <w:rFonts w:asciiTheme="majorHAnsi" w:hAnsiTheme="majorHAnsi" w:cstheme="majorHAnsi"/>
                <w:b/>
                <w:bCs/>
                <w:color w:val="000000"/>
                <w:rPrChange w:id="843" w:author="xiaoqing pan" w:date="2026-02-01T15:03:00Z">
                  <w:rPr>
                    <w:b/>
                    <w:bCs/>
                    <w:color w:val="000000"/>
                  </w:rPr>
                </w:rPrChange>
              </w:rPr>
              <w:t>2025 - Oral presentation:</w:t>
            </w:r>
            <w:r w:rsidRPr="00122F8E">
              <w:rPr>
                <w:rFonts w:asciiTheme="majorHAnsi" w:hAnsiTheme="majorHAnsi" w:cstheme="majorHAnsi"/>
                <w:color w:val="000000"/>
                <w:rPrChange w:id="844" w:author="xiaoqing pan" w:date="2026-02-01T15:03:00Z">
                  <w:rPr>
                    <w:color w:val="000000"/>
                  </w:rPr>
                </w:rPrChange>
              </w:rPr>
              <w:t xml:space="preserve"> German speaking Mycological Society (DMykG), Germany </w:t>
            </w:r>
          </w:p>
          <w:p w14:paraId="01BA7DEF" w14:textId="77777777" w:rsidR="00505001" w:rsidRPr="00122F8E" w:rsidRDefault="00505001" w:rsidP="00122F8E">
            <w:pPr>
              <w:pStyle w:val="ListParagraph"/>
              <w:numPr>
                <w:ilvl w:val="0"/>
                <w:numId w:val="9"/>
              </w:numPr>
              <w:spacing w:before="0" w:line="240" w:lineRule="auto"/>
              <w:rPr>
                <w:rFonts w:asciiTheme="majorHAnsi" w:hAnsiTheme="majorHAnsi" w:cstheme="majorHAnsi"/>
                <w:color w:val="000000"/>
                <w:rPrChange w:id="845" w:author="xiaoqing pan" w:date="2026-02-01T15:03:00Z">
                  <w:rPr>
                    <w:color w:val="000000"/>
                  </w:rPr>
                </w:rPrChange>
              </w:rPr>
              <w:pPrChange w:id="846" w:author="xiaoqing pan" w:date="2026-02-01T15:03:00Z">
                <w:pPr>
                  <w:framePr w:hSpace="180" w:vSpace="180" w:wrap="around" w:vAnchor="text" w:hAnchor="text" w:x="-369"/>
                  <w:spacing w:before="0" w:line="240" w:lineRule="auto"/>
                </w:pPr>
              </w:pPrChange>
            </w:pPr>
          </w:p>
          <w:p w14:paraId="6A7DE55B" w14:textId="77777777" w:rsidR="00505001" w:rsidRPr="00122F8E" w:rsidDel="00122F8E" w:rsidRDefault="00000000" w:rsidP="00122F8E">
            <w:pPr>
              <w:pStyle w:val="ListParagraph"/>
              <w:numPr>
                <w:ilvl w:val="0"/>
                <w:numId w:val="9"/>
              </w:numPr>
              <w:spacing w:before="0" w:line="240" w:lineRule="auto"/>
              <w:rPr>
                <w:del w:id="847" w:author="xiaoqing pan" w:date="2026-02-01T15:03:00Z"/>
                <w:rFonts w:asciiTheme="majorHAnsi" w:hAnsiTheme="majorHAnsi" w:cstheme="majorHAnsi"/>
                <w:color w:val="000000"/>
                <w:rPrChange w:id="848" w:author="xiaoqing pan" w:date="2026-02-01T15:03:00Z">
                  <w:rPr>
                    <w:del w:id="849" w:author="xiaoqing pan" w:date="2026-02-01T15:03:00Z"/>
                    <w:color w:val="000000"/>
                  </w:rPr>
                </w:rPrChange>
              </w:rPr>
              <w:pPrChange w:id="850" w:author="xiaoqing pan" w:date="2026-02-01T15:03:00Z">
                <w:pPr>
                  <w:framePr w:hSpace="180" w:vSpace="180" w:wrap="around" w:vAnchor="text" w:hAnchor="text" w:x="-369"/>
                  <w:spacing w:before="0" w:line="240" w:lineRule="auto"/>
                </w:pPr>
              </w:pPrChange>
            </w:pPr>
            <w:r w:rsidRPr="00122F8E">
              <w:rPr>
                <w:rFonts w:asciiTheme="majorHAnsi" w:hAnsiTheme="majorHAnsi" w:cstheme="majorHAnsi"/>
                <w:b/>
                <w:bCs/>
                <w:color w:val="000000"/>
                <w:rPrChange w:id="851" w:author="xiaoqing pan" w:date="2026-02-01T15:03:00Z">
                  <w:rPr>
                    <w:b/>
                    <w:bCs/>
                    <w:color w:val="000000"/>
                  </w:rPr>
                </w:rPrChange>
              </w:rPr>
              <w:t xml:space="preserve">2025 - Poster: </w:t>
            </w:r>
            <w:r w:rsidRPr="00122F8E">
              <w:rPr>
                <w:rFonts w:asciiTheme="majorHAnsi" w:hAnsiTheme="majorHAnsi" w:cstheme="majorHAnsi"/>
                <w:color w:val="000000"/>
                <w:rPrChange w:id="852" w:author="xiaoqing pan" w:date="2026-02-01T15:03:00Z">
                  <w:rPr>
                    <w:color w:val="000000"/>
                  </w:rPr>
                </w:rPrChange>
              </w:rPr>
              <w:t>Gordon Research Seminar</w:t>
            </w:r>
            <w:r w:rsidRPr="00122F8E">
              <w:rPr>
                <w:rFonts w:asciiTheme="majorHAnsi" w:hAnsiTheme="majorHAnsi" w:cstheme="majorHAnsi"/>
                <w:b/>
                <w:bCs/>
                <w:color w:val="000000"/>
                <w:rPrChange w:id="853" w:author="xiaoqing pan" w:date="2026-02-01T15:03:00Z">
                  <w:rPr>
                    <w:b/>
                    <w:bCs/>
                    <w:color w:val="000000"/>
                  </w:rPr>
                </w:rPrChange>
              </w:rPr>
              <w:t xml:space="preserve"> </w:t>
            </w:r>
            <w:r w:rsidRPr="00122F8E">
              <w:rPr>
                <w:rFonts w:asciiTheme="majorHAnsi" w:hAnsiTheme="majorHAnsi" w:cstheme="majorHAnsi"/>
                <w:color w:val="000000"/>
                <w:rPrChange w:id="854" w:author="xiaoqing pan" w:date="2026-02-01T15:03:00Z">
                  <w:rPr>
                    <w:color w:val="000000"/>
                  </w:rPr>
                </w:rPrChange>
              </w:rPr>
              <w:t xml:space="preserve">- RNA Editing, Italy </w:t>
            </w:r>
          </w:p>
          <w:p w14:paraId="7AD4C25A" w14:textId="77777777" w:rsidR="00505001" w:rsidRPr="00122F8E" w:rsidRDefault="00505001" w:rsidP="00122F8E">
            <w:pPr>
              <w:pStyle w:val="ListParagraph"/>
              <w:numPr>
                <w:ilvl w:val="0"/>
                <w:numId w:val="9"/>
              </w:numPr>
              <w:spacing w:before="0" w:line="240" w:lineRule="auto"/>
              <w:rPr>
                <w:rFonts w:asciiTheme="majorHAnsi" w:hAnsiTheme="majorHAnsi" w:cstheme="majorHAnsi"/>
                <w:color w:val="000000"/>
                <w:rPrChange w:id="855" w:author="xiaoqing pan" w:date="2026-02-01T15:03:00Z">
                  <w:rPr>
                    <w:color w:val="000000"/>
                  </w:rPr>
                </w:rPrChange>
              </w:rPr>
              <w:pPrChange w:id="856" w:author="xiaoqing pan" w:date="2026-02-01T15:03:00Z">
                <w:pPr>
                  <w:framePr w:hSpace="180" w:vSpace="180" w:wrap="around" w:vAnchor="text" w:hAnchor="text" w:x="-369"/>
                  <w:spacing w:before="0" w:line="240" w:lineRule="auto"/>
                </w:pPr>
              </w:pPrChange>
            </w:pPr>
          </w:p>
          <w:p w14:paraId="4F30F5EC" w14:textId="77777777" w:rsidR="00505001" w:rsidRPr="00122F8E" w:rsidDel="00122F8E" w:rsidRDefault="00000000" w:rsidP="00122F8E">
            <w:pPr>
              <w:pStyle w:val="ListParagraph"/>
              <w:numPr>
                <w:ilvl w:val="0"/>
                <w:numId w:val="9"/>
              </w:numPr>
              <w:spacing w:before="0" w:line="240" w:lineRule="auto"/>
              <w:rPr>
                <w:del w:id="857" w:author="xiaoqing pan" w:date="2026-02-01T15:03:00Z"/>
                <w:rFonts w:asciiTheme="majorHAnsi" w:hAnsiTheme="majorHAnsi" w:cstheme="majorHAnsi"/>
                <w:color w:val="000000"/>
                <w:rPrChange w:id="858" w:author="xiaoqing pan" w:date="2026-02-01T15:03:00Z">
                  <w:rPr>
                    <w:del w:id="859" w:author="xiaoqing pan" w:date="2026-02-01T15:03:00Z"/>
                    <w:color w:val="000000"/>
                  </w:rPr>
                </w:rPrChange>
              </w:rPr>
              <w:pPrChange w:id="860" w:author="xiaoqing pan" w:date="2026-02-01T15:03:00Z">
                <w:pPr>
                  <w:framePr w:hSpace="180" w:vSpace="180" w:wrap="around" w:vAnchor="text" w:hAnchor="text" w:x="-369"/>
                  <w:spacing w:before="0" w:line="240" w:lineRule="auto"/>
                </w:pPr>
              </w:pPrChange>
            </w:pPr>
            <w:r w:rsidRPr="00122F8E">
              <w:rPr>
                <w:rFonts w:asciiTheme="majorHAnsi" w:hAnsiTheme="majorHAnsi" w:cstheme="majorHAnsi"/>
                <w:b/>
                <w:bCs/>
                <w:color w:val="000000"/>
                <w:rPrChange w:id="861" w:author="xiaoqing pan" w:date="2026-02-01T15:03:00Z">
                  <w:rPr>
                    <w:b/>
                    <w:bCs/>
                    <w:color w:val="000000"/>
                  </w:rPr>
                </w:rPrChange>
              </w:rPr>
              <w:t xml:space="preserve">2024 - Oral presentation: </w:t>
            </w:r>
            <w:r w:rsidRPr="00122F8E">
              <w:rPr>
                <w:rFonts w:asciiTheme="majorHAnsi" w:hAnsiTheme="majorHAnsi" w:cstheme="majorHAnsi"/>
                <w:color w:val="000000"/>
                <w:rPrChange w:id="862" w:author="xiaoqing pan" w:date="2026-02-01T15:03:00Z">
                  <w:rPr>
                    <w:color w:val="000000"/>
                  </w:rPr>
                </w:rPrChange>
              </w:rPr>
              <w:t xml:space="preserve">Jena RNA Club Symposium, Germany </w:t>
            </w:r>
          </w:p>
          <w:p w14:paraId="245748E9" w14:textId="77777777" w:rsidR="00505001" w:rsidRPr="00122F8E" w:rsidRDefault="00505001" w:rsidP="00122F8E">
            <w:pPr>
              <w:pStyle w:val="ListParagraph"/>
              <w:numPr>
                <w:ilvl w:val="0"/>
                <w:numId w:val="9"/>
              </w:numPr>
              <w:spacing w:before="0" w:line="240" w:lineRule="auto"/>
              <w:rPr>
                <w:rFonts w:asciiTheme="majorHAnsi" w:hAnsiTheme="majorHAnsi" w:cstheme="majorHAnsi"/>
                <w:color w:val="000000"/>
                <w:rPrChange w:id="863" w:author="xiaoqing pan" w:date="2026-02-01T15:03:00Z">
                  <w:rPr>
                    <w:color w:val="000000"/>
                  </w:rPr>
                </w:rPrChange>
              </w:rPr>
              <w:pPrChange w:id="864" w:author="xiaoqing pan" w:date="2026-02-01T15:03:00Z">
                <w:pPr>
                  <w:framePr w:hSpace="180" w:vSpace="180" w:wrap="around" w:vAnchor="text" w:hAnchor="text" w:x="-369"/>
                  <w:spacing w:before="0" w:line="240" w:lineRule="auto"/>
                </w:pPr>
              </w:pPrChange>
            </w:pPr>
          </w:p>
          <w:p w14:paraId="4394D4E2" w14:textId="72AC23F7" w:rsidR="00505001" w:rsidRPr="00122F8E" w:rsidDel="00122F8E" w:rsidRDefault="00000000" w:rsidP="00122F8E">
            <w:pPr>
              <w:pStyle w:val="ListParagraph"/>
              <w:numPr>
                <w:ilvl w:val="0"/>
                <w:numId w:val="9"/>
              </w:numPr>
              <w:spacing w:before="0" w:line="240" w:lineRule="auto"/>
              <w:rPr>
                <w:del w:id="865" w:author="xiaoqing pan" w:date="2026-02-01T15:04:00Z"/>
                <w:rFonts w:asciiTheme="majorHAnsi" w:hAnsiTheme="majorHAnsi" w:cstheme="majorHAnsi"/>
                <w:color w:val="000000"/>
                <w:rPrChange w:id="866" w:author="xiaoqing pan" w:date="2026-02-01T15:03:00Z">
                  <w:rPr>
                    <w:del w:id="867" w:author="xiaoqing pan" w:date="2026-02-01T15:04:00Z"/>
                    <w:color w:val="000000"/>
                  </w:rPr>
                </w:rPrChange>
              </w:rPr>
              <w:pPrChange w:id="868" w:author="xiaoqing pan" w:date="2026-02-01T15:03:00Z">
                <w:pPr>
                  <w:framePr w:hSpace="180" w:vSpace="180" w:wrap="around" w:vAnchor="text" w:hAnchor="text" w:x="-369"/>
                  <w:spacing w:before="0" w:line="240" w:lineRule="auto"/>
                </w:pPr>
              </w:pPrChange>
            </w:pPr>
            <w:r w:rsidRPr="00122F8E">
              <w:rPr>
                <w:rFonts w:asciiTheme="majorHAnsi" w:hAnsiTheme="majorHAnsi" w:cstheme="majorHAnsi"/>
                <w:b/>
                <w:bCs/>
                <w:color w:val="000000"/>
                <w:rPrChange w:id="869" w:author="xiaoqing pan" w:date="2026-02-01T15:03:00Z">
                  <w:rPr>
                    <w:b/>
                    <w:bCs/>
                    <w:color w:val="000000"/>
                  </w:rPr>
                </w:rPrChange>
              </w:rPr>
              <w:t>2024 - Poster:</w:t>
            </w:r>
            <w:r w:rsidRPr="00122F8E">
              <w:rPr>
                <w:rFonts w:asciiTheme="majorHAnsi" w:hAnsiTheme="majorHAnsi" w:cstheme="majorHAnsi"/>
                <w:color w:val="000000"/>
                <w:rPrChange w:id="870" w:author="xiaoqing pan" w:date="2026-02-01T15:03:00Z">
                  <w:rPr>
                    <w:color w:val="000000"/>
                  </w:rPr>
                </w:rPrChange>
              </w:rPr>
              <w:t xml:space="preserve"> RNA Society Meeting, UK </w:t>
            </w:r>
            <w:del w:id="871" w:author="xiaoqing pan" w:date="2026-02-01T14:13:00Z">
              <w:r w:rsidRPr="00122F8E" w:rsidDel="00F4738D">
                <w:rPr>
                  <w:rFonts w:asciiTheme="majorHAnsi" w:hAnsiTheme="majorHAnsi" w:cstheme="majorHAnsi"/>
                  <w:color w:val="000000"/>
                  <w:rPrChange w:id="872" w:author="xiaoqing pan" w:date="2026-02-01T15:03:00Z">
                    <w:rPr>
                      <w:color w:val="000000"/>
                    </w:rPr>
                  </w:rPrChange>
                </w:rPr>
                <w:delText xml:space="preserve">// Poster </w:delText>
              </w:r>
            </w:del>
          </w:p>
          <w:p w14:paraId="3FB7AB75" w14:textId="77777777" w:rsidR="00505001" w:rsidRPr="00122F8E" w:rsidDel="00122F8E" w:rsidRDefault="00505001" w:rsidP="00122F8E">
            <w:pPr>
              <w:pStyle w:val="ListParagraph"/>
              <w:numPr>
                <w:ilvl w:val="0"/>
                <w:numId w:val="9"/>
              </w:numPr>
              <w:spacing w:before="0" w:line="240" w:lineRule="auto"/>
              <w:rPr>
                <w:del w:id="873" w:author="xiaoqing pan" w:date="2026-02-01T15:04:00Z"/>
                <w:rFonts w:asciiTheme="majorHAnsi" w:hAnsiTheme="majorHAnsi" w:cstheme="majorHAnsi"/>
                <w:color w:val="000000"/>
                <w:rPrChange w:id="874" w:author="xiaoqing pan" w:date="2026-02-01T15:04:00Z">
                  <w:rPr>
                    <w:del w:id="875" w:author="xiaoqing pan" w:date="2026-02-01T15:04:00Z"/>
                    <w:color w:val="000000"/>
                  </w:rPr>
                </w:rPrChange>
              </w:rPr>
              <w:pPrChange w:id="876" w:author="xiaoqing pan" w:date="2026-02-01T15:04:00Z">
                <w:pPr>
                  <w:framePr w:hSpace="180" w:vSpace="180" w:wrap="around" w:vAnchor="text" w:hAnchor="text" w:x="-369"/>
                  <w:spacing w:before="0" w:line="240" w:lineRule="auto"/>
                </w:pPr>
              </w:pPrChange>
            </w:pPr>
          </w:p>
          <w:p w14:paraId="04397AAE" w14:textId="77777777" w:rsidR="00505001" w:rsidRPr="00122F8E" w:rsidDel="00F4738D" w:rsidRDefault="00000000" w:rsidP="00122F8E">
            <w:pPr>
              <w:pStyle w:val="ListParagraph"/>
              <w:numPr>
                <w:ilvl w:val="0"/>
                <w:numId w:val="9"/>
              </w:numPr>
              <w:spacing w:before="0" w:line="240" w:lineRule="auto"/>
              <w:rPr>
                <w:del w:id="877" w:author="xiaoqing pan" w:date="2026-02-01T14:17:00Z"/>
                <w:rFonts w:asciiTheme="majorHAnsi" w:hAnsiTheme="majorHAnsi" w:cstheme="majorHAnsi"/>
                <w:color w:val="000000"/>
                <w:rPrChange w:id="878" w:author="xiaoqing pan" w:date="2026-02-01T15:04:00Z">
                  <w:rPr>
                    <w:del w:id="879" w:author="xiaoqing pan" w:date="2026-02-01T14:17:00Z"/>
                    <w:color w:val="000000"/>
                  </w:rPr>
                </w:rPrChange>
              </w:rPr>
              <w:pPrChange w:id="880" w:author="xiaoqing pan" w:date="2026-02-01T15:04:00Z">
                <w:pPr>
                  <w:framePr w:hSpace="180" w:vSpace="180" w:wrap="around" w:vAnchor="text" w:hAnchor="text" w:x="-369"/>
                  <w:spacing w:before="0" w:line="240" w:lineRule="auto"/>
                </w:pPr>
              </w:pPrChange>
            </w:pPr>
            <w:r w:rsidRPr="00122F8E">
              <w:rPr>
                <w:rFonts w:asciiTheme="majorHAnsi" w:hAnsiTheme="majorHAnsi" w:cstheme="majorHAnsi"/>
                <w:b/>
                <w:bCs/>
                <w:color w:val="000000"/>
                <w:rPrChange w:id="881" w:author="xiaoqing pan" w:date="2026-02-01T15:04:00Z">
                  <w:rPr>
                    <w:b/>
                    <w:bCs/>
                    <w:color w:val="000000"/>
                  </w:rPr>
                </w:rPrChange>
              </w:rPr>
              <w:t xml:space="preserve">2023 - Poster: </w:t>
            </w:r>
            <w:r w:rsidRPr="00122F8E">
              <w:rPr>
                <w:rFonts w:asciiTheme="majorHAnsi" w:hAnsiTheme="majorHAnsi" w:cstheme="majorHAnsi"/>
                <w:color w:val="000000"/>
                <w:rPrChange w:id="882" w:author="xiaoqing pan" w:date="2026-02-01T15:04:00Z">
                  <w:rPr>
                    <w:color w:val="000000"/>
                  </w:rPr>
                </w:rPrChange>
              </w:rPr>
              <w:t xml:space="preserve">EMBL - The Non-coding Genome Symposium, Germany </w:t>
            </w:r>
          </w:p>
          <w:p w14:paraId="2C240A27" w14:textId="77777777" w:rsidR="00505001" w:rsidRPr="00F4738D" w:rsidRDefault="00505001" w:rsidP="00122F8E">
            <w:pPr>
              <w:pStyle w:val="ListParagraph"/>
              <w:numPr>
                <w:ilvl w:val="0"/>
                <w:numId w:val="9"/>
              </w:numPr>
              <w:spacing w:before="0" w:line="240" w:lineRule="auto"/>
              <w:rPr>
                <w:rPrChange w:id="883" w:author="xiaoqing pan" w:date="2026-02-01T14:17:00Z">
                  <w:rPr>
                    <w:color w:val="000000"/>
                  </w:rPr>
                </w:rPrChange>
              </w:rPr>
              <w:pPrChange w:id="884" w:author="xiaoqing pan" w:date="2026-02-01T15:04:00Z">
                <w:pPr>
                  <w:framePr w:hSpace="180" w:vSpace="180" w:wrap="around" w:vAnchor="text" w:hAnchor="text" w:x="-369"/>
                  <w:spacing w:before="0" w:line="240" w:lineRule="auto"/>
                </w:pPr>
              </w:pPrChange>
            </w:pPr>
          </w:p>
          <w:p w14:paraId="7DA642B2" w14:textId="77777777" w:rsidR="00505001" w:rsidRPr="00F4738D" w:rsidRDefault="00883EF0">
            <w:pPr>
              <w:spacing w:before="0" w:line="276" w:lineRule="auto"/>
              <w:rPr>
                <w:rFonts w:asciiTheme="majorHAnsi" w:hAnsiTheme="majorHAnsi" w:cstheme="majorHAnsi"/>
                <w:rPrChange w:id="885" w:author="xiaoqing pan" w:date="2026-02-01T14:17:00Z">
                  <w:rPr/>
                </w:rPrChange>
              </w:rPr>
            </w:pPr>
            <w:r w:rsidRPr="00883EF0">
              <w:rPr>
                <w:rFonts w:asciiTheme="majorHAnsi" w:hAnsiTheme="majorHAnsi" w:cstheme="majorHAnsi"/>
                <w:noProof/>
              </w:rPr>
              <w:pict w14:anchorId="1025623E">
                <v:rect id="_x0000_i1026" alt="" style="width:451.3pt;height:.05pt;mso-width-percent:0;mso-height-percent:0;mso-width-percent:0;mso-height-percent:0" o:hralign="center" o:hrstd="t" o:hr="t" fillcolor="#a0a0a0" stroked="f"/>
              </w:pict>
            </w:r>
          </w:p>
          <w:p w14:paraId="6E59A045" w14:textId="77777777" w:rsidR="00505001" w:rsidRPr="00F4738D" w:rsidRDefault="00000000">
            <w:pPr>
              <w:spacing w:before="0" w:line="276" w:lineRule="auto"/>
              <w:rPr>
                <w:rFonts w:asciiTheme="majorHAnsi" w:hAnsiTheme="majorHAnsi" w:cstheme="majorHAnsi"/>
                <w:rPrChange w:id="886" w:author="xiaoqing pan" w:date="2026-02-01T14:17:00Z">
                  <w:rPr/>
                </w:rPrChange>
              </w:rPr>
            </w:pPr>
            <w:commentRangeStart w:id="887"/>
            <w:r w:rsidRPr="00F4738D">
              <w:rPr>
                <w:rFonts w:asciiTheme="majorHAnsi" w:hAnsiTheme="majorHAnsi" w:cstheme="majorHAnsi"/>
                <w:b/>
                <w:bCs/>
                <w:color w:val="2079C7"/>
                <w:sz w:val="22"/>
                <w:szCs w:val="22"/>
                <w:rPrChange w:id="888" w:author="xiaoqing pan" w:date="2026-02-01T14:17:00Z">
                  <w:rPr>
                    <w:b/>
                    <w:bCs/>
                    <w:color w:val="2079C7"/>
                    <w:sz w:val="22"/>
                    <w:szCs w:val="22"/>
                  </w:rPr>
                </w:rPrChange>
              </w:rPr>
              <w:t>AWARDS &amp; SCHOLARSHIP</w:t>
            </w:r>
            <w:commentRangeEnd w:id="887"/>
            <w:r w:rsidR="00C03CE5" w:rsidRPr="00F4738D">
              <w:rPr>
                <w:rStyle w:val="CommentReference"/>
                <w:rFonts w:asciiTheme="majorHAnsi" w:hAnsiTheme="majorHAnsi" w:cstheme="majorHAnsi"/>
                <w:sz w:val="18"/>
                <w:szCs w:val="18"/>
                <w:rPrChange w:id="889" w:author="xiaoqing pan" w:date="2026-02-01T14:17:00Z">
                  <w:rPr>
                    <w:rStyle w:val="CommentReference"/>
                    <w:sz w:val="18"/>
                    <w:szCs w:val="18"/>
                  </w:rPr>
                </w:rPrChange>
              </w:rPr>
              <w:commentReference w:id="887"/>
            </w:r>
          </w:p>
          <w:p w14:paraId="7F666FC6" w14:textId="4736D164" w:rsidR="00505001" w:rsidRPr="00F4738D" w:rsidDel="00F4738D" w:rsidRDefault="00000000" w:rsidP="00F4738D">
            <w:pPr>
              <w:numPr>
                <w:ilvl w:val="0"/>
                <w:numId w:val="5"/>
              </w:numPr>
              <w:spacing w:before="0" w:line="240" w:lineRule="auto"/>
              <w:rPr>
                <w:del w:id="890" w:author="xiaoqing pan" w:date="2026-02-01T14:17:00Z"/>
                <w:rFonts w:asciiTheme="majorHAnsi" w:hAnsiTheme="majorHAnsi" w:cstheme="majorHAnsi"/>
                <w:color w:val="000000"/>
                <w:rPrChange w:id="891" w:author="xiaoqing pan" w:date="2026-02-01T14:17:00Z">
                  <w:rPr>
                    <w:del w:id="892" w:author="xiaoqing pan" w:date="2026-02-01T14:17:00Z"/>
                    <w:color w:val="000000"/>
                  </w:rPr>
                </w:rPrChange>
              </w:rPr>
              <w:pPrChange w:id="893" w:author="xiaoqing pan" w:date="2026-02-01T14:15:00Z">
                <w:pPr>
                  <w:framePr w:hSpace="180" w:vSpace="180" w:wrap="around" w:vAnchor="text" w:hAnchor="text" w:x="-369"/>
                  <w:numPr>
                    <w:numId w:val="3"/>
                  </w:numPr>
                  <w:spacing w:before="0" w:line="240" w:lineRule="auto"/>
                  <w:ind w:left="720" w:hanging="360"/>
                </w:pPr>
              </w:pPrChange>
            </w:pPr>
            <w:r w:rsidRPr="00F4738D">
              <w:rPr>
                <w:rFonts w:asciiTheme="majorHAnsi" w:hAnsiTheme="majorHAnsi" w:cstheme="majorHAnsi"/>
                <w:color w:val="000000"/>
                <w:rPrChange w:id="894" w:author="xiaoqing pan" w:date="2026-02-01T14:17:00Z">
                  <w:rPr>
                    <w:b/>
                    <w:bCs/>
                    <w:color w:val="000000"/>
                  </w:rPr>
                </w:rPrChange>
              </w:rPr>
              <w:t xml:space="preserve">DAAD Scholarship  </w:t>
            </w:r>
            <w:r w:rsidRPr="00F4738D">
              <w:rPr>
                <w:rFonts w:asciiTheme="majorHAnsi" w:hAnsiTheme="majorHAnsi" w:cstheme="majorHAnsi"/>
                <w:color w:val="000000"/>
                <w:rPrChange w:id="895" w:author="xiaoqing pan" w:date="2026-02-01T14:17:00Z">
                  <w:rPr>
                    <w:color w:val="000000"/>
                  </w:rPr>
                </w:rPrChange>
              </w:rPr>
              <w:t xml:space="preserve">                                                               </w:t>
            </w:r>
            <w:ins w:id="896" w:author="xiaoqing pan" w:date="2026-02-01T14:17:00Z">
              <w:r w:rsidR="00F4738D" w:rsidRPr="00F4738D">
                <w:rPr>
                  <w:rFonts w:asciiTheme="majorHAnsi" w:hAnsiTheme="majorHAnsi" w:cstheme="majorHAnsi"/>
                  <w:color w:val="000000"/>
                  <w:rPrChange w:id="897" w:author="xiaoqing pan" w:date="2026-02-01T14:17:00Z">
                    <w:rPr>
                      <w:color w:val="000000"/>
                    </w:rPr>
                  </w:rPrChange>
                </w:rPr>
                <w:t xml:space="preserve">                                </w:t>
              </w:r>
            </w:ins>
            <w:r w:rsidRPr="00F4738D">
              <w:rPr>
                <w:rFonts w:asciiTheme="majorHAnsi" w:hAnsiTheme="majorHAnsi" w:cstheme="majorHAnsi"/>
                <w:color w:val="000000"/>
                <w:rPrChange w:id="898" w:author="xiaoqing pan" w:date="2026-02-01T14:17:00Z">
                  <w:rPr>
                    <w:color w:val="000000"/>
                  </w:rPr>
                </w:rPrChange>
              </w:rPr>
              <w:t xml:space="preserve">   </w:t>
            </w:r>
            <w:commentRangeStart w:id="899"/>
            <w:r w:rsidRPr="00F4738D">
              <w:rPr>
                <w:rFonts w:asciiTheme="majorHAnsi" w:hAnsiTheme="majorHAnsi" w:cstheme="majorHAnsi"/>
                <w:color w:val="000000"/>
                <w:rPrChange w:id="900" w:author="xiaoqing pan" w:date="2026-02-01T14:17:00Z">
                  <w:rPr>
                    <w:color w:val="000000"/>
                  </w:rPr>
                </w:rPrChange>
              </w:rPr>
              <w:t>2021 - 2025</w:t>
            </w:r>
            <w:commentRangeEnd w:id="899"/>
            <w:r w:rsidR="00C03CE5" w:rsidRPr="00F4738D">
              <w:rPr>
                <w:rFonts w:asciiTheme="majorHAnsi" w:hAnsiTheme="majorHAnsi" w:cstheme="majorHAnsi"/>
                <w:rPrChange w:id="901" w:author="xiaoqing pan" w:date="2026-02-01T14:17:00Z">
                  <w:rPr>
                    <w:rStyle w:val="CommentReference"/>
                    <w:color w:val="000000"/>
                    <w:sz w:val="18"/>
                    <w:szCs w:val="18"/>
                  </w:rPr>
                </w:rPrChange>
              </w:rPr>
              <w:commentReference w:id="899"/>
            </w:r>
          </w:p>
          <w:p w14:paraId="17DAF0C0" w14:textId="77777777" w:rsidR="00505001" w:rsidRPr="00F4738D" w:rsidRDefault="00505001" w:rsidP="00F4738D">
            <w:pPr>
              <w:numPr>
                <w:ilvl w:val="0"/>
                <w:numId w:val="5"/>
              </w:numPr>
              <w:spacing w:before="0" w:line="240" w:lineRule="auto"/>
              <w:rPr>
                <w:rFonts w:asciiTheme="majorHAnsi" w:hAnsiTheme="majorHAnsi" w:cstheme="majorHAnsi"/>
                <w:color w:val="000000"/>
                <w:rPrChange w:id="902" w:author="xiaoqing pan" w:date="2026-02-01T14:17:00Z">
                  <w:rPr>
                    <w:color w:val="000000"/>
                  </w:rPr>
                </w:rPrChange>
              </w:rPr>
              <w:pPrChange w:id="903" w:author="xiaoqing pan" w:date="2026-02-01T14:17:00Z">
                <w:pPr>
                  <w:framePr w:hSpace="180" w:vSpace="180" w:wrap="around" w:vAnchor="text" w:hAnchor="text" w:x="-369"/>
                  <w:spacing w:before="0" w:line="240" w:lineRule="auto"/>
                  <w:ind w:left="720"/>
                </w:pPr>
              </w:pPrChange>
            </w:pPr>
          </w:p>
          <w:p w14:paraId="6A282577" w14:textId="35106EE5" w:rsidR="00F4738D" w:rsidRPr="00F4738D" w:rsidRDefault="00000000" w:rsidP="00F4738D">
            <w:pPr>
              <w:numPr>
                <w:ilvl w:val="0"/>
                <w:numId w:val="5"/>
              </w:numPr>
              <w:spacing w:before="0" w:line="240" w:lineRule="auto"/>
              <w:rPr>
                <w:ins w:id="904" w:author="xiaoqing pan" w:date="2026-02-01T14:14:00Z"/>
                <w:rFonts w:asciiTheme="majorHAnsi" w:hAnsiTheme="majorHAnsi" w:cstheme="majorHAnsi"/>
                <w:color w:val="000000"/>
                <w:rPrChange w:id="905" w:author="xiaoqing pan" w:date="2026-02-01T14:17:00Z">
                  <w:rPr>
                    <w:ins w:id="906" w:author="xiaoqing pan" w:date="2026-02-01T14:14:00Z"/>
                  </w:rPr>
                </w:rPrChange>
              </w:rPr>
              <w:pPrChange w:id="907" w:author="xiaoqing pan" w:date="2026-02-01T14:17:00Z">
                <w:pPr>
                  <w:framePr w:hSpace="180" w:vSpace="180" w:wrap="around" w:vAnchor="text" w:hAnchor="text" w:x="-369"/>
                  <w:numPr>
                    <w:numId w:val="3"/>
                  </w:numPr>
                  <w:spacing w:before="0" w:line="240" w:lineRule="auto"/>
                  <w:ind w:left="720" w:hanging="360"/>
                </w:pPr>
              </w:pPrChange>
            </w:pPr>
            <w:r w:rsidRPr="00F4738D">
              <w:rPr>
                <w:rFonts w:asciiTheme="majorHAnsi" w:hAnsiTheme="majorHAnsi" w:cstheme="majorHAnsi"/>
                <w:color w:val="000000"/>
                <w:rPrChange w:id="908" w:author="xiaoqing pan" w:date="2026-02-01T14:17:00Z">
                  <w:rPr>
                    <w:b/>
                    <w:bCs/>
                    <w:color w:val="000000"/>
                  </w:rPr>
                </w:rPrChange>
              </w:rPr>
              <w:t>Jena School for Microbial Communication (JSMC)</w:t>
            </w:r>
            <w:r w:rsidRPr="00F4738D">
              <w:rPr>
                <w:rFonts w:asciiTheme="majorHAnsi" w:hAnsiTheme="majorHAnsi" w:cstheme="majorHAnsi"/>
                <w:color w:val="000000"/>
                <w:rPrChange w:id="909" w:author="xiaoqing pan" w:date="2026-02-01T14:17:00Z">
                  <w:rPr>
                    <w:color w:val="000000"/>
                  </w:rPr>
                </w:rPrChange>
              </w:rPr>
              <w:t xml:space="preserve">    travel grant </w:t>
            </w:r>
            <w:ins w:id="910" w:author="xiaoqing pan" w:date="2026-02-01T14:16:00Z">
              <w:r w:rsidR="00F4738D" w:rsidRPr="00F4738D">
                <w:rPr>
                  <w:rFonts w:asciiTheme="majorHAnsi" w:hAnsiTheme="majorHAnsi" w:cstheme="majorHAnsi"/>
                  <w:color w:val="000000"/>
                  <w:rPrChange w:id="911" w:author="xiaoqing pan" w:date="2026-02-01T14:17:00Z">
                    <w:rPr>
                      <w:color w:val="000000"/>
                    </w:rPr>
                  </w:rPrChange>
                </w:rPr>
                <w:t xml:space="preserve">  </w:t>
              </w:r>
            </w:ins>
            <w:ins w:id="912" w:author="xiaoqing pan" w:date="2026-02-01T14:18:00Z">
              <w:r w:rsidR="00F4738D">
                <w:rPr>
                  <w:rFonts w:asciiTheme="majorHAnsi" w:hAnsiTheme="majorHAnsi" w:cstheme="majorHAnsi"/>
                  <w:color w:val="000000"/>
                </w:rPr>
                <w:t xml:space="preserve">            </w:t>
              </w:r>
            </w:ins>
            <w:ins w:id="913" w:author="xiaoqing pan" w:date="2026-02-01T14:16:00Z">
              <w:r w:rsidR="00F4738D" w:rsidRPr="00F4738D">
                <w:rPr>
                  <w:rFonts w:asciiTheme="majorHAnsi" w:hAnsiTheme="majorHAnsi" w:cstheme="majorHAnsi"/>
                  <w:color w:val="000000"/>
                  <w:rPrChange w:id="914" w:author="xiaoqing pan" w:date="2026-02-01T14:17:00Z">
                    <w:rPr>
                      <w:color w:val="000000"/>
                    </w:rPr>
                  </w:rPrChange>
                </w:rPr>
                <w:t xml:space="preserve">    </w:t>
              </w:r>
            </w:ins>
            <w:r w:rsidRPr="00F4738D">
              <w:rPr>
                <w:rFonts w:asciiTheme="majorHAnsi" w:hAnsiTheme="majorHAnsi" w:cstheme="majorHAnsi"/>
                <w:color w:val="000000"/>
                <w:rPrChange w:id="915" w:author="xiaoqing pan" w:date="2026-02-01T14:17:00Z">
                  <w:rPr>
                    <w:color w:val="000000"/>
                  </w:rPr>
                </w:rPrChange>
              </w:rPr>
              <w:t>2023</w:t>
            </w:r>
          </w:p>
          <w:p w14:paraId="566E8D1B" w14:textId="799BF3D3" w:rsidR="00F4738D" w:rsidRPr="00F4738D" w:rsidRDefault="00883EF0" w:rsidP="00F4738D">
            <w:pPr>
              <w:spacing w:before="0" w:line="240" w:lineRule="auto"/>
              <w:rPr>
                <w:rFonts w:asciiTheme="majorHAnsi" w:hAnsiTheme="majorHAnsi" w:cstheme="majorHAnsi"/>
                <w:color w:val="000000"/>
                <w:rPrChange w:id="916" w:author="xiaoqing pan" w:date="2026-02-01T14:17:00Z">
                  <w:rPr>
                    <w:color w:val="000000"/>
                  </w:rPr>
                </w:rPrChange>
              </w:rPr>
              <w:pPrChange w:id="917" w:author="xiaoqing pan" w:date="2026-02-01T14:14:00Z">
                <w:pPr>
                  <w:framePr w:hSpace="180" w:vSpace="180" w:wrap="around" w:vAnchor="text" w:hAnchor="text" w:x="-369"/>
                  <w:numPr>
                    <w:numId w:val="3"/>
                  </w:numPr>
                  <w:spacing w:before="0" w:line="240" w:lineRule="auto"/>
                  <w:ind w:left="720" w:hanging="360"/>
                </w:pPr>
              </w:pPrChange>
            </w:pPr>
            <w:ins w:id="918" w:author="xiaoqing pan" w:date="2026-02-01T14:14:00Z">
              <w:r w:rsidRPr="00883EF0">
                <w:rPr>
                  <w:rFonts w:asciiTheme="majorHAnsi" w:hAnsiTheme="majorHAnsi" w:cstheme="majorHAnsi"/>
                  <w:noProof/>
                </w:rPr>
                <w:pict w14:anchorId="6EE5D1D9">
                  <v:rect id="_x0000_i1025" alt="" style="width:451.3pt;height:.05pt;mso-width-percent:0;mso-height-percent:0;mso-width-percent:0;mso-height-percent:0" o:hralign="center" o:hrstd="t" o:hr="t" fillcolor="#a0a0a0" stroked="f"/>
                </w:pict>
              </w:r>
            </w:ins>
          </w:p>
          <w:p w14:paraId="5F686EE7" w14:textId="2682905F" w:rsidR="00F4738D" w:rsidRPr="00F4738D" w:rsidRDefault="00F4738D" w:rsidP="00F4738D">
            <w:pPr>
              <w:rPr>
                <w:ins w:id="919" w:author="xiaoqing pan" w:date="2026-02-01T14:14:00Z"/>
                <w:rFonts w:asciiTheme="majorHAnsi" w:hAnsiTheme="majorHAnsi" w:cstheme="majorHAnsi"/>
                <w:b/>
                <w:bCs/>
                <w:color w:val="2079C7"/>
                <w:sz w:val="22"/>
                <w:szCs w:val="22"/>
                <w:rPrChange w:id="920" w:author="xiaoqing pan" w:date="2026-02-01T14:17:00Z">
                  <w:rPr>
                    <w:ins w:id="921" w:author="xiaoqing pan" w:date="2026-02-01T14:14:00Z"/>
                    <w:b/>
                    <w:bCs/>
                    <w:color w:val="2079C7"/>
                    <w:sz w:val="22"/>
                    <w:szCs w:val="22"/>
                  </w:rPr>
                </w:rPrChange>
              </w:rPr>
            </w:pPr>
            <w:ins w:id="922" w:author="xiaoqing pan" w:date="2026-02-01T14:14:00Z">
              <w:r w:rsidRPr="00F4738D">
                <w:rPr>
                  <w:rFonts w:asciiTheme="majorHAnsi" w:hAnsiTheme="majorHAnsi" w:cstheme="majorHAnsi"/>
                  <w:b/>
                  <w:bCs/>
                  <w:color w:val="2079C7"/>
                  <w:sz w:val="22"/>
                  <w:szCs w:val="22"/>
                  <w:rPrChange w:id="923" w:author="xiaoqing pan" w:date="2026-02-01T14:17:00Z">
                    <w:rPr>
                      <w:b/>
                      <w:bCs/>
                      <w:color w:val="2079C7"/>
                      <w:sz w:val="22"/>
                      <w:szCs w:val="22"/>
                    </w:rPr>
                  </w:rPrChange>
                </w:rPr>
                <w:t>REFEREES</w:t>
              </w:r>
            </w:ins>
          </w:p>
          <w:p w14:paraId="229FE212" w14:textId="5DD223BB" w:rsidR="00F4738D" w:rsidRPr="00F4738D" w:rsidRDefault="00F4738D" w:rsidP="00F4738D">
            <w:pPr>
              <w:numPr>
                <w:ilvl w:val="0"/>
                <w:numId w:val="5"/>
              </w:numPr>
              <w:spacing w:before="0" w:line="240" w:lineRule="auto"/>
              <w:rPr>
                <w:ins w:id="924" w:author="xiaoqing pan" w:date="2026-02-01T14:16:00Z"/>
                <w:rFonts w:asciiTheme="majorHAnsi" w:hAnsiTheme="majorHAnsi" w:cstheme="majorHAnsi"/>
                <w:color w:val="000000"/>
                <w:rPrChange w:id="925" w:author="xiaoqing pan" w:date="2026-02-01T14:17:00Z">
                  <w:rPr>
                    <w:ins w:id="926" w:author="xiaoqing pan" w:date="2026-02-01T14:16:00Z"/>
                    <w:color w:val="000000"/>
                  </w:rPr>
                </w:rPrChange>
              </w:rPr>
            </w:pPr>
            <w:ins w:id="927" w:author="xiaoqing pan" w:date="2026-02-01T14:15:00Z">
              <w:r w:rsidRPr="00F4738D">
                <w:rPr>
                  <w:rFonts w:asciiTheme="majorHAnsi" w:hAnsiTheme="majorHAnsi" w:cstheme="majorHAnsi"/>
                  <w:color w:val="000000"/>
                  <w:rPrChange w:id="928" w:author="xiaoqing pan" w:date="2026-02-01T14:17:00Z">
                    <w:rPr>
                      <w:b/>
                      <w:bCs/>
                      <w:color w:val="000000"/>
                    </w:rPr>
                  </w:rPrChange>
                </w:rPr>
                <w:t>Dr. Matthew Blango (</w:t>
              </w:r>
            </w:ins>
            <w:ins w:id="929" w:author="xiaoqing pan" w:date="2026-02-01T14:16:00Z">
              <w:r w:rsidRPr="00F4738D">
                <w:rPr>
                  <w:rFonts w:asciiTheme="majorHAnsi" w:hAnsiTheme="majorHAnsi" w:cstheme="majorHAnsi"/>
                  <w:color w:val="000000"/>
                  <w:rPrChange w:id="930" w:author="xiaoqing pan" w:date="2026-02-01T14:17:00Z">
                    <w:rPr>
                      <w:color w:val="000000"/>
                    </w:rPr>
                  </w:rPrChange>
                </w:rPr>
                <w:fldChar w:fldCharType="begin"/>
              </w:r>
              <w:r w:rsidRPr="00F4738D">
                <w:rPr>
                  <w:rFonts w:asciiTheme="majorHAnsi" w:hAnsiTheme="majorHAnsi" w:cstheme="majorHAnsi"/>
                  <w:color w:val="000000"/>
                  <w:rPrChange w:id="931" w:author="xiaoqing pan" w:date="2026-02-01T14:17:00Z">
                    <w:rPr>
                      <w:color w:val="000000"/>
                    </w:rPr>
                  </w:rPrChange>
                </w:rPr>
                <w:instrText>HYPERLINK "mailto:</w:instrText>
              </w:r>
            </w:ins>
            <w:ins w:id="932" w:author="xiaoqing pan" w:date="2026-02-01T14:15:00Z">
              <w:r w:rsidRPr="00F4738D">
                <w:rPr>
                  <w:rFonts w:asciiTheme="majorHAnsi" w:hAnsiTheme="majorHAnsi" w:cstheme="majorHAnsi"/>
                  <w:color w:val="000000"/>
                  <w:rPrChange w:id="933" w:author="xiaoqing pan" w:date="2026-02-01T14:17:00Z">
                    <w:rPr>
                      <w:color w:val="000000"/>
                    </w:rPr>
                  </w:rPrChange>
                </w:rPr>
                <w:instrText>matthew.blango@leibniz</w:instrText>
              </w:r>
            </w:ins>
            <w:ins w:id="934" w:author="xiaoqing pan" w:date="2026-02-01T14:16:00Z">
              <w:r w:rsidRPr="00F4738D">
                <w:rPr>
                  <w:rFonts w:asciiTheme="majorHAnsi" w:hAnsiTheme="majorHAnsi" w:cstheme="majorHAnsi"/>
                  <w:color w:val="000000"/>
                  <w:rPrChange w:id="935" w:author="xiaoqing pan" w:date="2026-02-01T14:17:00Z">
                    <w:rPr>
                      <w:color w:val="000000"/>
                    </w:rPr>
                  </w:rPrChange>
                </w:rPr>
                <w:instrText>-hki.de"</w:instrText>
              </w:r>
              <w:r w:rsidRPr="00F4738D">
                <w:rPr>
                  <w:rFonts w:asciiTheme="majorHAnsi" w:hAnsiTheme="majorHAnsi" w:cstheme="majorHAnsi"/>
                  <w:color w:val="000000"/>
                  <w:rPrChange w:id="936" w:author="xiaoqing pan" w:date="2026-02-01T14:17:00Z">
                    <w:rPr>
                      <w:color w:val="000000"/>
                    </w:rPr>
                  </w:rPrChange>
                </w:rPr>
                <w:fldChar w:fldCharType="separate"/>
              </w:r>
            </w:ins>
            <w:ins w:id="937" w:author="xiaoqing pan" w:date="2026-02-01T14:15:00Z">
              <w:r w:rsidRPr="00F4738D">
                <w:rPr>
                  <w:rStyle w:val="Hyperlink"/>
                  <w:rFonts w:asciiTheme="majorHAnsi" w:hAnsiTheme="majorHAnsi" w:cstheme="majorHAnsi"/>
                  <w:rPrChange w:id="938" w:author="xiaoqing pan" w:date="2026-02-01T14:17:00Z">
                    <w:rPr>
                      <w:rStyle w:val="Hyperlink"/>
                    </w:rPr>
                  </w:rPrChange>
                </w:rPr>
                <w:t>matthew.blango@leibniz</w:t>
              </w:r>
            </w:ins>
            <w:ins w:id="939" w:author="xiaoqing pan" w:date="2026-02-01T14:16:00Z">
              <w:r w:rsidRPr="00F4738D">
                <w:rPr>
                  <w:rStyle w:val="Hyperlink"/>
                  <w:rFonts w:asciiTheme="majorHAnsi" w:hAnsiTheme="majorHAnsi" w:cstheme="majorHAnsi"/>
                  <w:rPrChange w:id="940" w:author="xiaoqing pan" w:date="2026-02-01T14:17:00Z">
                    <w:rPr>
                      <w:rStyle w:val="Hyperlink"/>
                    </w:rPr>
                  </w:rPrChange>
                </w:rPr>
                <w:t>-hki.de</w:t>
              </w:r>
              <w:r w:rsidRPr="00F4738D">
                <w:rPr>
                  <w:rFonts w:asciiTheme="majorHAnsi" w:hAnsiTheme="majorHAnsi" w:cstheme="majorHAnsi"/>
                  <w:color w:val="000000"/>
                  <w:rPrChange w:id="941" w:author="xiaoqing pan" w:date="2026-02-01T14:17:00Z">
                    <w:rPr>
                      <w:color w:val="000000"/>
                    </w:rPr>
                  </w:rPrChange>
                </w:rPr>
                <w:fldChar w:fldCharType="end"/>
              </w:r>
              <w:r w:rsidRPr="00F4738D">
                <w:rPr>
                  <w:rFonts w:asciiTheme="majorHAnsi" w:hAnsiTheme="majorHAnsi" w:cstheme="majorHAnsi"/>
                  <w:color w:val="000000"/>
                  <w:rPrChange w:id="942" w:author="xiaoqing pan" w:date="2026-02-01T14:17:00Z">
                    <w:rPr>
                      <w:color w:val="000000"/>
                    </w:rPr>
                  </w:rPrChange>
                </w:rPr>
                <w:t>)</w:t>
              </w:r>
            </w:ins>
          </w:p>
          <w:p w14:paraId="4E90EB3A" w14:textId="06FE46D3" w:rsidR="00F4738D" w:rsidRPr="00F4738D" w:rsidRDefault="00F4738D" w:rsidP="00F4738D">
            <w:pPr>
              <w:numPr>
                <w:ilvl w:val="0"/>
                <w:numId w:val="5"/>
              </w:numPr>
              <w:spacing w:before="0" w:line="240" w:lineRule="auto"/>
              <w:rPr>
                <w:ins w:id="943" w:author="xiaoqing pan" w:date="2026-02-01T14:14:00Z"/>
                <w:rFonts w:asciiTheme="majorHAnsi" w:hAnsiTheme="majorHAnsi" w:cstheme="majorHAnsi"/>
                <w:color w:val="000000"/>
                <w:rPrChange w:id="944" w:author="xiaoqing pan" w:date="2026-02-01T14:17:00Z">
                  <w:rPr>
                    <w:ins w:id="945" w:author="xiaoqing pan" w:date="2026-02-01T14:14:00Z"/>
                  </w:rPr>
                </w:rPrChange>
              </w:rPr>
              <w:pPrChange w:id="946" w:author="xiaoqing pan" w:date="2026-02-01T14:15:00Z">
                <w:pPr/>
              </w:pPrChange>
            </w:pPr>
            <w:ins w:id="947" w:author="xiaoqing pan" w:date="2026-02-01T14:16:00Z">
              <w:r w:rsidRPr="00F4738D">
                <w:rPr>
                  <w:rFonts w:asciiTheme="majorHAnsi" w:hAnsiTheme="majorHAnsi" w:cstheme="majorHAnsi"/>
                  <w:color w:val="000000"/>
                  <w:rPrChange w:id="948" w:author="xiaoqing pan" w:date="2026-02-01T14:17:00Z">
                    <w:rPr>
                      <w:color w:val="000000"/>
                    </w:rPr>
                  </w:rPrChange>
                </w:rPr>
                <w:t xml:space="preserve">Dr. </w:t>
              </w:r>
              <w:r w:rsidRPr="00F4738D">
                <w:rPr>
                  <w:rFonts w:asciiTheme="majorHAnsi" w:eastAsia="Arial" w:hAnsiTheme="majorHAnsi" w:cstheme="majorHAnsi"/>
                  <w:color w:val="000000"/>
                  <w:sz w:val="20"/>
                  <w:szCs w:val="20"/>
                  <w:rPrChange w:id="949" w:author="xiaoqing pan" w:date="2026-02-01T14:17:00Z">
                    <w:rPr>
                      <w:rFonts w:ascii="Arial" w:eastAsia="Arial" w:hAnsi="Arial" w:cs="Arial"/>
                      <w:color w:val="000000"/>
                      <w:sz w:val="20"/>
                      <w:szCs w:val="20"/>
                    </w:rPr>
                  </w:rPrChange>
                </w:rPr>
                <w:t xml:space="preserve">Olaf Kniemeyer </w:t>
              </w:r>
              <w:r w:rsidRPr="00F4738D">
                <w:rPr>
                  <w:rFonts w:asciiTheme="majorHAnsi" w:eastAsia="Arial" w:hAnsiTheme="majorHAnsi" w:cstheme="majorHAnsi"/>
                  <w:color w:val="000000"/>
                  <w:sz w:val="20"/>
                  <w:szCs w:val="20"/>
                  <w:rPrChange w:id="950" w:author="xiaoqing pan" w:date="2026-02-01T14:17:00Z">
                    <w:rPr>
                      <w:rFonts w:ascii="Arial" w:eastAsia="Arial" w:hAnsi="Arial" w:cs="Arial"/>
                      <w:color w:val="000000"/>
                      <w:sz w:val="20"/>
                      <w:szCs w:val="20"/>
                    </w:rPr>
                  </w:rPrChange>
                </w:rPr>
                <w:t>(</w:t>
              </w:r>
              <w:r w:rsidRPr="00F4738D">
                <w:rPr>
                  <w:rFonts w:asciiTheme="majorHAnsi" w:eastAsia="Arial" w:hAnsiTheme="majorHAnsi" w:cstheme="majorHAnsi"/>
                  <w:color w:val="000000"/>
                  <w:sz w:val="20"/>
                  <w:szCs w:val="20"/>
                  <w:rPrChange w:id="951" w:author="xiaoqing pan" w:date="2026-02-01T14:17:00Z">
                    <w:rPr>
                      <w:rFonts w:ascii="Arial" w:eastAsia="Arial" w:hAnsi="Arial" w:cs="Arial"/>
                      <w:color w:val="000000"/>
                      <w:sz w:val="20"/>
                      <w:szCs w:val="20"/>
                    </w:rPr>
                  </w:rPrChange>
                </w:rPr>
                <w:fldChar w:fldCharType="begin"/>
              </w:r>
              <w:r w:rsidRPr="00F4738D">
                <w:rPr>
                  <w:rFonts w:asciiTheme="majorHAnsi" w:eastAsia="Arial" w:hAnsiTheme="majorHAnsi" w:cstheme="majorHAnsi"/>
                  <w:color w:val="000000"/>
                  <w:sz w:val="20"/>
                  <w:szCs w:val="20"/>
                  <w:rPrChange w:id="952" w:author="xiaoqing pan" w:date="2026-02-01T14:17:00Z">
                    <w:rPr>
                      <w:rFonts w:ascii="Arial" w:eastAsia="Arial" w:hAnsi="Arial" w:cs="Arial"/>
                      <w:color w:val="000000"/>
                      <w:sz w:val="20"/>
                      <w:szCs w:val="20"/>
                    </w:rPr>
                  </w:rPrChange>
                </w:rPr>
                <w:instrText>HYPERLINK "mailto:olaf.kniemeyer@leibniz-hki.de"</w:instrText>
              </w:r>
              <w:r w:rsidRPr="00F4738D">
                <w:rPr>
                  <w:rFonts w:asciiTheme="majorHAnsi" w:eastAsia="Arial" w:hAnsiTheme="majorHAnsi" w:cstheme="majorHAnsi"/>
                  <w:color w:val="000000"/>
                  <w:sz w:val="20"/>
                  <w:szCs w:val="20"/>
                  <w:rPrChange w:id="953" w:author="xiaoqing pan" w:date="2026-02-01T14:17:00Z">
                    <w:rPr>
                      <w:rFonts w:ascii="Arial" w:eastAsia="Arial" w:hAnsi="Arial" w:cs="Arial"/>
                      <w:color w:val="000000"/>
                      <w:sz w:val="20"/>
                      <w:szCs w:val="20"/>
                    </w:rPr>
                  </w:rPrChange>
                </w:rPr>
                <w:fldChar w:fldCharType="separate"/>
              </w:r>
              <w:r w:rsidRPr="00F4738D">
                <w:rPr>
                  <w:rStyle w:val="Hyperlink"/>
                  <w:rFonts w:asciiTheme="majorHAnsi" w:eastAsia="Arial" w:hAnsiTheme="majorHAnsi" w:cstheme="majorHAnsi"/>
                  <w:sz w:val="20"/>
                  <w:szCs w:val="20"/>
                  <w:rPrChange w:id="954" w:author="xiaoqing pan" w:date="2026-02-01T14:17:00Z">
                    <w:rPr>
                      <w:rStyle w:val="Hyperlink"/>
                      <w:rFonts w:ascii="Arial" w:eastAsia="Arial" w:hAnsi="Arial" w:cs="Arial"/>
                      <w:sz w:val="20"/>
                      <w:szCs w:val="20"/>
                    </w:rPr>
                  </w:rPrChange>
                </w:rPr>
                <w:t>olaf.kniemeyer@leibniz-hki.de</w:t>
              </w:r>
              <w:r w:rsidRPr="00F4738D">
                <w:rPr>
                  <w:rFonts w:asciiTheme="majorHAnsi" w:eastAsia="Arial" w:hAnsiTheme="majorHAnsi" w:cstheme="majorHAnsi"/>
                  <w:color w:val="000000"/>
                  <w:sz w:val="20"/>
                  <w:szCs w:val="20"/>
                  <w:rPrChange w:id="955" w:author="xiaoqing pan" w:date="2026-02-01T14:17:00Z">
                    <w:rPr>
                      <w:rFonts w:ascii="Arial" w:eastAsia="Arial" w:hAnsi="Arial" w:cs="Arial"/>
                      <w:color w:val="000000"/>
                      <w:sz w:val="20"/>
                      <w:szCs w:val="20"/>
                    </w:rPr>
                  </w:rPrChange>
                </w:rPr>
                <w:fldChar w:fldCharType="end"/>
              </w:r>
              <w:r w:rsidRPr="00F4738D">
                <w:rPr>
                  <w:rFonts w:asciiTheme="majorHAnsi" w:eastAsia="Arial" w:hAnsiTheme="majorHAnsi" w:cstheme="majorHAnsi"/>
                  <w:color w:val="000000"/>
                  <w:sz w:val="20"/>
                  <w:szCs w:val="20"/>
                  <w:rPrChange w:id="956" w:author="xiaoqing pan" w:date="2026-02-01T14:17:00Z">
                    <w:rPr>
                      <w:rFonts w:ascii="Arial" w:eastAsia="Arial" w:hAnsi="Arial" w:cs="Arial"/>
                      <w:color w:val="000000"/>
                      <w:sz w:val="20"/>
                      <w:szCs w:val="20"/>
                    </w:rPr>
                  </w:rPrChange>
                </w:rPr>
                <w:t>)</w:t>
              </w:r>
            </w:ins>
          </w:p>
          <w:p w14:paraId="0EB46D70" w14:textId="77777777" w:rsidR="00505001" w:rsidRPr="00F4738D" w:rsidRDefault="00505001">
            <w:pPr>
              <w:spacing w:before="0" w:line="276" w:lineRule="auto"/>
              <w:rPr>
                <w:rFonts w:asciiTheme="majorHAnsi" w:hAnsiTheme="majorHAnsi" w:cstheme="majorHAnsi"/>
                <w:rPrChange w:id="957" w:author="xiaoqing pan" w:date="2026-02-01T14:17:00Z">
                  <w:rPr/>
                </w:rPrChange>
              </w:rPr>
            </w:pPr>
          </w:p>
        </w:tc>
        <w:tc>
          <w:tcPr>
            <w:tcW w:w="330" w:type="dxa"/>
            <w:tcBorders>
              <w:top w:val="nil"/>
              <w:left w:val="nil"/>
              <w:bottom w:val="nil"/>
              <w:right w:val="nil"/>
            </w:tcBorders>
            <w:tcMar>
              <w:top w:w="144" w:type="dxa"/>
              <w:left w:w="144" w:type="dxa"/>
              <w:bottom w:w="144" w:type="dxa"/>
              <w:right w:w="144" w:type="dxa"/>
            </w:tcMar>
          </w:tcPr>
          <w:p w14:paraId="3AD70A39" w14:textId="77777777" w:rsidR="00505001" w:rsidRPr="00F4738D" w:rsidRDefault="00505001">
            <w:pPr>
              <w:spacing w:before="0" w:line="240" w:lineRule="auto"/>
              <w:rPr>
                <w:rFonts w:asciiTheme="majorHAnsi" w:hAnsiTheme="majorHAnsi" w:cstheme="majorHAnsi"/>
                <w:rPrChange w:id="958" w:author="xiaoqing pan" w:date="2026-02-01T14:17:00Z">
                  <w:rPr/>
                </w:rPrChange>
              </w:rPr>
            </w:pPr>
          </w:p>
          <w:p w14:paraId="66B010CF" w14:textId="77777777" w:rsidR="00505001" w:rsidRPr="00F4738D" w:rsidRDefault="00505001">
            <w:pPr>
              <w:rPr>
                <w:rFonts w:asciiTheme="majorHAnsi" w:hAnsiTheme="majorHAnsi" w:cstheme="majorHAnsi"/>
                <w:rPrChange w:id="959" w:author="xiaoqing pan" w:date="2026-02-01T14:17:00Z">
                  <w:rPr/>
                </w:rPrChange>
              </w:rPr>
            </w:pPr>
          </w:p>
        </w:tc>
      </w:tr>
    </w:tbl>
    <w:p w14:paraId="0D01B7D2" w14:textId="77777777" w:rsidR="00505001" w:rsidRPr="00F4738D" w:rsidRDefault="00505001">
      <w:pPr>
        <w:rPr>
          <w:rFonts w:asciiTheme="majorHAnsi" w:hAnsiTheme="majorHAnsi" w:cstheme="majorHAnsi"/>
          <w:sz w:val="12"/>
          <w:szCs w:val="12"/>
          <w:rPrChange w:id="960" w:author="xiaoqing pan" w:date="2026-02-01T14:17:00Z">
            <w:rPr>
              <w:sz w:val="12"/>
              <w:szCs w:val="12"/>
            </w:rPr>
          </w:rPrChange>
        </w:rPr>
      </w:pPr>
    </w:p>
    <w:sectPr w:rsidR="00505001" w:rsidRPr="00F4738D">
      <w:pgSz w:w="12240" w:h="15840"/>
      <w:pgMar w:top="576" w:right="863" w:bottom="863" w:left="863"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Matthew Blango" w:date="2026-02-01T11:39:00Z" w:initials="MB">
    <w:p w14:paraId="132309CA" w14:textId="4398947B" w:rsidR="00BE1D52" w:rsidRDefault="00BE1D52">
      <w:pPr>
        <w:pStyle w:val="CommentText"/>
      </w:pPr>
      <w:r>
        <w:rPr>
          <w:rStyle w:val="CommentReference"/>
        </w:rPr>
        <w:annotationRef/>
      </w:r>
      <w:r>
        <w:t>Will these links work in a pdf if you send it that way?</w:t>
      </w:r>
    </w:p>
  </w:comment>
  <w:comment w:id="58" w:author="Matthew Blango" w:date="2026-02-01T11:09:00Z" w:initials="MB">
    <w:p w14:paraId="48A723C3" w14:textId="25F5DECD" w:rsidR="004E178F" w:rsidRDefault="004E178F">
      <w:pPr>
        <w:pStyle w:val="CommentText"/>
      </w:pPr>
      <w:r>
        <w:rPr>
          <w:rStyle w:val="CommentReference"/>
        </w:rPr>
        <w:annotationRef/>
      </w:r>
      <w:r>
        <w:t>This is a little vague. Maybe switch this line with the next line? And then you could add a followup sentence about why it grabs your interest?</w:t>
      </w:r>
    </w:p>
  </w:comment>
  <w:comment w:id="83" w:author="Matthew Blango" w:date="2026-02-01T11:10:00Z" w:initials="MB">
    <w:p w14:paraId="44759DA3" w14:textId="4AB1406B" w:rsidR="004E178F" w:rsidRDefault="004E178F">
      <w:pPr>
        <w:pStyle w:val="CommentText"/>
      </w:pPr>
      <w:r>
        <w:rPr>
          <w:rStyle w:val="CommentReference"/>
        </w:rPr>
        <w:annotationRef/>
      </w:r>
      <w:r>
        <w:t>You just said this in the line above</w:t>
      </w:r>
    </w:p>
  </w:comment>
  <w:comment w:id="145" w:author="Matthew Blango" w:date="2026-02-01T11:26:00Z" w:initials="MB">
    <w:p w14:paraId="5B0B4DF1" w14:textId="26A65686" w:rsidR="00A81DB5" w:rsidRDefault="00A81DB5">
      <w:pPr>
        <w:pStyle w:val="CommentText"/>
      </w:pPr>
      <w:r>
        <w:rPr>
          <w:rStyle w:val="CommentReference"/>
        </w:rPr>
        <w:annotationRef/>
      </w:r>
      <w:r>
        <w:t>Not really true, right? But it is true that under the right conditions, it is possible to force the fungus to produce canonical sRNAs</w:t>
      </w:r>
    </w:p>
  </w:comment>
  <w:comment w:id="275" w:author="Matthew Blango" w:date="2026-02-01T11:13:00Z" w:initials="MB">
    <w:p w14:paraId="051FC494" w14:textId="51001EF6" w:rsidR="004E178F" w:rsidRDefault="004E178F">
      <w:pPr>
        <w:pStyle w:val="CommentText"/>
      </w:pPr>
      <w:r>
        <w:rPr>
          <w:rStyle w:val="CommentReference"/>
        </w:rPr>
        <w:annotationRef/>
      </w:r>
      <w:r>
        <w:t xml:space="preserve">I always think the most convincing letters tell the skills as part of the story of their research. For example, </w:t>
      </w:r>
    </w:p>
    <w:p w14:paraId="5BC9864E" w14:textId="77777777" w:rsidR="004E178F" w:rsidRDefault="004E178F">
      <w:pPr>
        <w:pStyle w:val="CommentText"/>
      </w:pPr>
    </w:p>
    <w:p w14:paraId="6997FA56" w14:textId="77777777" w:rsidR="004E178F" w:rsidRDefault="004E178F">
      <w:pPr>
        <w:pStyle w:val="CommentText"/>
      </w:pPr>
      <w:r>
        <w:t xml:space="preserve">As a PhD student, I investigated the role of tRNA modificaitons in an important bacterial pathogen. Using a mouse model of infection, we discovered a mechanism for tRNA modification that contributes to virulence. We followed these studies with growth assays under different stress conditions to a molecular mechanism to the modification enzyme. </w:t>
      </w:r>
    </w:p>
    <w:p w14:paraId="6C1713DA" w14:textId="77777777" w:rsidR="004E178F" w:rsidRDefault="004E178F">
      <w:pPr>
        <w:pStyle w:val="CommentText"/>
      </w:pPr>
    </w:p>
    <w:p w14:paraId="5A445BB6" w14:textId="17DA2D4C" w:rsidR="004E178F" w:rsidRDefault="004E178F">
      <w:pPr>
        <w:pStyle w:val="CommentText"/>
      </w:pPr>
      <w:r>
        <w:t xml:space="preserve">So you would learn that I did mouse work, growth assays, determined a mechanism, and can tell you something about my research. </w:t>
      </w:r>
    </w:p>
  </w:comment>
  <w:comment w:id="334" w:author="Matthew Blango" w:date="2026-02-01T11:19:00Z" w:initials="MB">
    <w:p w14:paraId="171595C9" w14:textId="77777777" w:rsidR="00A81DB5" w:rsidRDefault="00A81DB5">
      <w:pPr>
        <w:pStyle w:val="CommentText"/>
      </w:pPr>
      <w:r>
        <w:rPr>
          <w:rStyle w:val="CommentReference"/>
        </w:rPr>
        <w:annotationRef/>
      </w:r>
      <w:r>
        <w:t xml:space="preserve">Not true. </w:t>
      </w:r>
    </w:p>
    <w:p w14:paraId="7C0F31AC" w14:textId="77777777" w:rsidR="00A81DB5" w:rsidRDefault="00A81DB5">
      <w:pPr>
        <w:pStyle w:val="CommentText"/>
      </w:pPr>
    </w:p>
    <w:p w14:paraId="6D393C93" w14:textId="0C84CE4C" w:rsidR="00A81DB5" w:rsidRDefault="00A81DB5">
      <w:pPr>
        <w:pStyle w:val="CommentText"/>
      </w:pPr>
      <w:r>
        <w:t xml:space="preserve">It does rely on DNA-seq (or better yet, “high-throughput sequencing technology”. </w:t>
      </w:r>
    </w:p>
  </w:comment>
  <w:comment w:id="366" w:author="Matthew Blango" w:date="2026-02-01T11:21:00Z" w:initials="MB">
    <w:p w14:paraId="755EA7EA" w14:textId="77777777" w:rsidR="00A97612" w:rsidRDefault="00A97612" w:rsidP="00A97612">
      <w:pPr>
        <w:pStyle w:val="CommentText"/>
      </w:pPr>
      <w:r>
        <w:rPr>
          <w:rStyle w:val="CommentReference"/>
        </w:rPr>
        <w:annotationRef/>
      </w:r>
      <w:r>
        <w:t>Too conversational</w:t>
      </w:r>
    </w:p>
  </w:comment>
  <w:comment w:id="369" w:author="Matthew Blango" w:date="2026-02-01T11:22:00Z" w:initials="MB">
    <w:p w14:paraId="1778CC04" w14:textId="77777777" w:rsidR="00A81DB5" w:rsidRDefault="00A81DB5">
      <w:pPr>
        <w:pStyle w:val="CommentText"/>
      </w:pPr>
      <w:r>
        <w:rPr>
          <w:rStyle w:val="CommentReference"/>
        </w:rPr>
        <w:annotationRef/>
      </w:r>
      <w:r>
        <w:t xml:space="preserve">Can you make these more concrete? 1) You want to expand your skillset to be more marketable moving forward in your career. 2) You began to investigate host response in your PhD, and this created an interesting in better understanding human nucleic acid regulation, which you believe you can do with Dr. Odom. 3) You are seeking an international collaborative work environment, as you find integration into a vibrant team important for your development and performing high-quality science.  </w:t>
      </w:r>
    </w:p>
    <w:p w14:paraId="3BA6E2C4" w14:textId="77777777" w:rsidR="00A81DB5" w:rsidRDefault="00A81DB5">
      <w:pPr>
        <w:pStyle w:val="CommentText"/>
      </w:pPr>
    </w:p>
    <w:p w14:paraId="7C98143D" w14:textId="2C1D0B15" w:rsidR="00A81DB5" w:rsidRDefault="00A81DB5">
      <w:pPr>
        <w:pStyle w:val="CommentText"/>
      </w:pPr>
      <w:r>
        <w:t>Same ideas as what you say, but more reasoned maybe?</w:t>
      </w:r>
    </w:p>
  </w:comment>
  <w:comment w:id="382" w:author="Matthew Blango" w:date="2026-02-01T11:21:00Z" w:initials="MB">
    <w:p w14:paraId="7403E4B3" w14:textId="4F9C8CBC" w:rsidR="00A81DB5" w:rsidRDefault="00A81DB5">
      <w:pPr>
        <w:pStyle w:val="CommentText"/>
      </w:pPr>
      <w:r>
        <w:rPr>
          <w:rStyle w:val="CommentReference"/>
        </w:rPr>
        <w:annotationRef/>
      </w:r>
      <w:r>
        <w:t>Too conversational</w:t>
      </w:r>
    </w:p>
  </w:comment>
  <w:comment w:id="386" w:author="Matthew Blango" w:date="2026-02-01T11:21:00Z" w:initials="MB">
    <w:p w14:paraId="57E6EF9F" w14:textId="18BD8098" w:rsidR="00A81DB5" w:rsidRDefault="00A81DB5">
      <w:pPr>
        <w:pStyle w:val="CommentText"/>
      </w:pPr>
      <w:r>
        <w:rPr>
          <w:rStyle w:val="CommentReference"/>
        </w:rPr>
        <w:annotationRef/>
      </w:r>
      <w:r>
        <w:t>They know themselves. Focus on you. What can you bring.</w:t>
      </w:r>
    </w:p>
  </w:comment>
  <w:comment w:id="447" w:author="Matthew Blango" w:date="2026-02-01T11:35:00Z" w:initials="MB">
    <w:p w14:paraId="5F13EE35" w14:textId="1A2B1F70" w:rsidR="00C03CE5" w:rsidRDefault="00C03CE5">
      <w:pPr>
        <w:pStyle w:val="CommentText"/>
      </w:pPr>
      <w:r>
        <w:rPr>
          <w:rStyle w:val="CommentReference"/>
        </w:rPr>
        <w:annotationRef/>
      </w:r>
      <w:r>
        <w:t xml:space="preserve">I always look for the advisors/lab in this section. I find it annoying when it is not there. </w:t>
      </w:r>
    </w:p>
  </w:comment>
  <w:comment w:id="513" w:author="Matthew Blango" w:date="2026-02-01T11:35:00Z" w:initials="MB">
    <w:p w14:paraId="379C7741" w14:textId="77777777" w:rsidR="006051C3" w:rsidRDefault="006051C3" w:rsidP="006051C3">
      <w:pPr>
        <w:pStyle w:val="CommentText"/>
      </w:pPr>
      <w:r>
        <w:rPr>
          <w:rStyle w:val="CommentReference"/>
        </w:rPr>
        <w:annotationRef/>
      </w:r>
      <w:r>
        <w:t xml:space="preserve">Move this up below Education. It is the most important part </w:t>
      </w:r>
    </w:p>
  </w:comment>
  <w:comment w:id="528" w:author="Matthew Blango" w:date="2026-02-01T11:38:00Z" w:initials="MB">
    <w:p w14:paraId="0897C86A" w14:textId="77777777" w:rsidR="006051C3" w:rsidRDefault="006051C3" w:rsidP="006051C3">
      <w:pPr>
        <w:pStyle w:val="CommentText"/>
      </w:pPr>
      <w:r>
        <w:rPr>
          <w:rStyle w:val="CommentReference"/>
        </w:rPr>
        <w:annotationRef/>
      </w:r>
      <w:r>
        <w:t xml:space="preserve">These are your publications. I would write out all the authors. It shows the different people you have worked with. It demonstrates that you can function within a bigger team. </w:t>
      </w:r>
    </w:p>
  </w:comment>
  <w:comment w:id="611" w:author="Matthew Blango" w:date="2026-02-01T11:34:00Z" w:initials="MB">
    <w:p w14:paraId="7A5EE9F8" w14:textId="3F675C24" w:rsidR="00C03CE5" w:rsidRDefault="00C03CE5">
      <w:pPr>
        <w:pStyle w:val="CommentText"/>
      </w:pPr>
      <w:r>
        <w:rPr>
          <w:rStyle w:val="CommentReference"/>
        </w:rPr>
        <w:annotationRef/>
      </w:r>
      <w:r>
        <w:t>Delete the numbers. People do not list things like this</w:t>
      </w:r>
    </w:p>
  </w:comment>
  <w:comment w:id="643" w:author="Matthew Blango" w:date="2026-02-01T11:31:00Z" w:initials="MB">
    <w:p w14:paraId="22343280" w14:textId="3E3C995E" w:rsidR="00C03CE5" w:rsidRDefault="00C03CE5">
      <w:pPr>
        <w:pStyle w:val="CommentText"/>
      </w:pPr>
      <w:r>
        <w:rPr>
          <w:rStyle w:val="CommentReference"/>
        </w:rPr>
        <w:annotationRef/>
      </w:r>
      <w:r>
        <w:t xml:space="preserve">I would delete this. It is demonstrated by the publications. </w:t>
      </w:r>
    </w:p>
  </w:comment>
  <w:comment w:id="754" w:author="Matthew Blango" w:date="2026-02-01T11:35:00Z" w:initials="MB">
    <w:p w14:paraId="53F152F7" w14:textId="6F2CB6E8" w:rsidR="00C03CE5" w:rsidRDefault="00C03CE5">
      <w:pPr>
        <w:pStyle w:val="CommentText"/>
      </w:pPr>
      <w:r>
        <w:rPr>
          <w:rStyle w:val="CommentReference"/>
        </w:rPr>
        <w:annotationRef/>
      </w:r>
      <w:r>
        <w:t xml:space="preserve">Move this up below Education. It is the most important part </w:t>
      </w:r>
    </w:p>
  </w:comment>
  <w:comment w:id="761" w:author="Matthew Blango" w:date="2026-02-01T11:38:00Z" w:initials="MB">
    <w:p w14:paraId="489FC54A" w14:textId="03028928" w:rsidR="00C03CE5" w:rsidRDefault="00C03CE5">
      <w:pPr>
        <w:pStyle w:val="CommentText"/>
      </w:pPr>
      <w:r>
        <w:rPr>
          <w:rStyle w:val="CommentReference"/>
        </w:rPr>
        <w:annotationRef/>
      </w:r>
      <w:r w:rsidR="00A1676D">
        <w:t xml:space="preserve">These are your publications. I would write out all the authors. It shows the different people you have worked with. It demonstrates that you can function within a bigger team. </w:t>
      </w:r>
    </w:p>
  </w:comment>
  <w:comment w:id="887" w:author="Matthew Blango" w:date="2026-02-01T11:37:00Z" w:initials="MB">
    <w:p w14:paraId="60226AFA" w14:textId="49B01C13" w:rsidR="00C03CE5" w:rsidRDefault="00C03CE5">
      <w:pPr>
        <w:pStyle w:val="CommentText"/>
      </w:pPr>
      <w:r>
        <w:rPr>
          <w:rStyle w:val="CommentReference"/>
        </w:rPr>
        <w:annotationRef/>
      </w:r>
      <w:r>
        <w:t>You could put References and their contact information below this section as another section</w:t>
      </w:r>
    </w:p>
  </w:comment>
  <w:comment w:id="899" w:author="Matthew Blango" w:date="2026-02-01T11:36:00Z" w:initials="MB">
    <w:p w14:paraId="0E2FD321" w14:textId="1D2974EB" w:rsidR="00C03CE5" w:rsidRDefault="00C03CE5">
      <w:pPr>
        <w:pStyle w:val="CommentText"/>
      </w:pPr>
      <w:r>
        <w:rPr>
          <w:rStyle w:val="CommentReference"/>
        </w:rPr>
        <w:annotationRef/>
      </w:r>
      <w:r>
        <w:t>Can you make these different elements line up? Like with travel grant 2023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2309CA" w15:done="1"/>
  <w15:commentEx w15:paraId="48A723C3" w15:done="1"/>
  <w15:commentEx w15:paraId="44759DA3" w15:done="0"/>
  <w15:commentEx w15:paraId="5B0B4DF1" w15:done="0"/>
  <w15:commentEx w15:paraId="5A445BB6" w15:done="0"/>
  <w15:commentEx w15:paraId="6D393C93" w15:done="0"/>
  <w15:commentEx w15:paraId="755EA7EA" w15:done="1"/>
  <w15:commentEx w15:paraId="7C98143D" w15:done="0"/>
  <w15:commentEx w15:paraId="7403E4B3" w15:done="0"/>
  <w15:commentEx w15:paraId="57E6EF9F" w15:done="0"/>
  <w15:commentEx w15:paraId="5F13EE35" w15:done="1"/>
  <w15:commentEx w15:paraId="379C7741" w15:done="1"/>
  <w15:commentEx w15:paraId="0897C86A" w15:done="1"/>
  <w15:commentEx w15:paraId="7A5EE9F8" w15:done="0"/>
  <w15:commentEx w15:paraId="22343280" w15:done="0"/>
  <w15:commentEx w15:paraId="53F152F7" w15:done="0"/>
  <w15:commentEx w15:paraId="489FC54A" w15:done="0"/>
  <w15:commentEx w15:paraId="60226AFA" w15:done="1"/>
  <w15:commentEx w15:paraId="0E2FD32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FF9CA19" w16cex:dateUtc="2026-02-01T10:39:00Z"/>
  <w16cex:commentExtensible w16cex:durableId="2BD380BA" w16cex:dateUtc="2026-02-01T10:09:00Z"/>
  <w16cex:commentExtensible w16cex:durableId="6A508C70" w16cex:dateUtc="2026-02-01T10:10:00Z"/>
  <w16cex:commentExtensible w16cex:durableId="18A64ACD" w16cex:dateUtc="2026-02-01T10:26:00Z"/>
  <w16cex:commentExtensible w16cex:durableId="210C0BAB" w16cex:dateUtc="2026-02-01T10:13:00Z"/>
  <w16cex:commentExtensible w16cex:durableId="61AE345A" w16cex:dateUtc="2026-02-01T10:19:00Z"/>
  <w16cex:commentExtensible w16cex:durableId="13125038" w16cex:dateUtc="2026-02-01T10:21:00Z"/>
  <w16cex:commentExtensible w16cex:durableId="5A59F4BD" w16cex:dateUtc="2026-02-01T10:22:00Z"/>
  <w16cex:commentExtensible w16cex:durableId="297D6EA7" w16cex:dateUtc="2026-02-01T10:21:00Z"/>
  <w16cex:commentExtensible w16cex:durableId="412B0D93" w16cex:dateUtc="2026-02-01T10:21:00Z"/>
  <w16cex:commentExtensible w16cex:durableId="23A34510" w16cex:dateUtc="2026-02-01T10:35:00Z"/>
  <w16cex:commentExtensible w16cex:durableId="5EA9D66F" w16cex:dateUtc="2026-02-01T10:35:00Z"/>
  <w16cex:commentExtensible w16cex:durableId="58BD80AD" w16cex:dateUtc="2026-02-01T10:38:00Z"/>
  <w16cex:commentExtensible w16cex:durableId="0FC98DA6" w16cex:dateUtc="2026-02-01T10:34:00Z"/>
  <w16cex:commentExtensible w16cex:durableId="2E2A16FE" w16cex:dateUtc="2026-02-01T10:31:00Z"/>
  <w16cex:commentExtensible w16cex:durableId="0EA16DEF" w16cex:dateUtc="2026-02-01T10:35:00Z"/>
  <w16cex:commentExtensible w16cex:durableId="08A8D840" w16cex:dateUtc="2026-02-01T10:38:00Z"/>
  <w16cex:commentExtensible w16cex:durableId="5549F007" w16cex:dateUtc="2026-02-01T10:37:00Z"/>
  <w16cex:commentExtensible w16cex:durableId="3CD26F15" w16cex:dateUtc="2026-02-01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2309CA" w16cid:durableId="4FF9CA19"/>
  <w16cid:commentId w16cid:paraId="48A723C3" w16cid:durableId="2BD380BA"/>
  <w16cid:commentId w16cid:paraId="44759DA3" w16cid:durableId="6A508C70"/>
  <w16cid:commentId w16cid:paraId="5B0B4DF1" w16cid:durableId="18A64ACD"/>
  <w16cid:commentId w16cid:paraId="5A445BB6" w16cid:durableId="210C0BAB"/>
  <w16cid:commentId w16cid:paraId="6D393C93" w16cid:durableId="61AE345A"/>
  <w16cid:commentId w16cid:paraId="755EA7EA" w16cid:durableId="13125038"/>
  <w16cid:commentId w16cid:paraId="7C98143D" w16cid:durableId="5A59F4BD"/>
  <w16cid:commentId w16cid:paraId="7403E4B3" w16cid:durableId="297D6EA7"/>
  <w16cid:commentId w16cid:paraId="57E6EF9F" w16cid:durableId="412B0D93"/>
  <w16cid:commentId w16cid:paraId="5F13EE35" w16cid:durableId="23A34510"/>
  <w16cid:commentId w16cid:paraId="379C7741" w16cid:durableId="5EA9D66F"/>
  <w16cid:commentId w16cid:paraId="0897C86A" w16cid:durableId="58BD80AD"/>
  <w16cid:commentId w16cid:paraId="7A5EE9F8" w16cid:durableId="0FC98DA6"/>
  <w16cid:commentId w16cid:paraId="22343280" w16cid:durableId="2E2A16FE"/>
  <w16cid:commentId w16cid:paraId="53F152F7" w16cid:durableId="0EA16DEF"/>
  <w16cid:commentId w16cid:paraId="489FC54A" w16cid:durableId="08A8D840"/>
  <w16cid:commentId w16cid:paraId="60226AFA" w16cid:durableId="5549F007"/>
  <w16cid:commentId w16cid:paraId="0E2FD321" w16cid:durableId="3CD26F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A368035-AF81-B143-9F28-AD31CC38A404}"/>
    <w:embedBold r:id="rId2" w:fontKey="{234123E6-7E7E-8C49-8139-21E1552F2C52}"/>
  </w:font>
  <w:font w:name="Symbol">
    <w:panose1 w:val="05050102010706020507"/>
    <w:charset w:val="02"/>
    <w:family w:val="decorative"/>
    <w:pitch w:val="variable"/>
    <w:sig w:usb0="00000000" w:usb1="10000000" w:usb2="00000000" w:usb3="00000000" w:csb0="80000000" w:csb1="00000000"/>
    <w:embedRegular r:id="rId3" w:fontKey="{E27CC057-12A6-C84E-B4EB-0E7732DA113D}"/>
  </w:font>
  <w:font w:name="Courier New">
    <w:panose1 w:val="02070309020205020404"/>
    <w:charset w:val="00"/>
    <w:family w:val="modern"/>
    <w:pitch w:val="fixed"/>
    <w:sig w:usb0="E0002AFF" w:usb1="C0007843" w:usb2="00000009" w:usb3="00000000" w:csb0="000001FF" w:csb1="00000000"/>
    <w:embedRegular r:id="rId4" w:fontKey="{ABCE07B0-8C37-8B4B-8AB8-D61DC1D81D6D}"/>
  </w:font>
  <w:font w:name="Wingdings">
    <w:panose1 w:val="05000000000000000000"/>
    <w:charset w:val="02"/>
    <w:family w:val="auto"/>
    <w:pitch w:val="variable"/>
    <w:sig w:usb0="00000000" w:usb1="10000000" w:usb2="00000000" w:usb3="00000000" w:csb0="80000000" w:csb1="00000000"/>
    <w:embedRegular r:id="rId5" w:fontKey="{FDE6A7F2-9CBE-B64A-8F27-A3E6C9254954}"/>
  </w:font>
  <w:font w:name="Merriweather">
    <w:panose1 w:val="00000500000000000000"/>
    <w:charset w:val="4D"/>
    <w:family w:val="auto"/>
    <w:pitch w:val="variable"/>
    <w:sig w:usb0="20000207" w:usb1="00000002" w:usb2="00000000" w:usb3="00000000" w:csb0="00000197" w:csb1="00000000"/>
    <w:embedRegular r:id="rId6" w:fontKey="{E29E8A0F-2F68-A24F-87E1-ED57E8B67F99}"/>
    <w:embedBold r:id="rId7" w:fontKey="{775A0654-4B24-BC48-86C6-86CE121081F0}"/>
    <w:embedItalic r:id="rId8" w:fontKey="{4CE87170-A309-E644-927E-6738A1A63F74}"/>
    <w:embedBoldItalic r:id="rId9" w:fontKey="{4784D350-1A39-B24F-899B-FDD65EA15805}"/>
  </w:font>
  <w:font w:name="SimSun">
    <w:altName w:val="宋体"/>
    <w:panose1 w:val="02010600030101010101"/>
    <w:charset w:val="86"/>
    <w:family w:val="auto"/>
    <w:pitch w:val="variable"/>
    <w:sig w:usb0="00000203" w:usb1="288F0000" w:usb2="00000016" w:usb3="00000000" w:csb0="00040001" w:csb1="00000000"/>
  </w:font>
  <w:font w:name="Open Sans">
    <w:panose1 w:val="020B0606030504020204"/>
    <w:charset w:val="00"/>
    <w:family w:val="swiss"/>
    <w:pitch w:val="variable"/>
    <w:sig w:usb0="E00002EF" w:usb1="4000205B" w:usb2="00000028" w:usb3="00000000" w:csb0="0000019F" w:csb1="00000000"/>
    <w:embedRegular r:id="rId10" w:fontKey="{F89B5B97-1BEC-9548-836B-8979DEE71209}"/>
    <w:embedBold r:id="rId11" w:fontKey="{B7CCA5DD-EFF3-4D42-ABAC-65C6D09D526E}"/>
  </w:font>
  <w:font w:name="Trebuchet MS">
    <w:panose1 w:val="020B0603020202020204"/>
    <w:charset w:val="00"/>
    <w:family w:val="swiss"/>
    <w:pitch w:val="variable"/>
    <w:sig w:usb0="00000287" w:usb1="00000000" w:usb2="00000000" w:usb3="00000000" w:csb0="0000009F" w:csb1="00000000"/>
    <w:embedRegular r:id="rId12" w:fontKey="{D5708C4E-7BF0-1C43-9E88-47D78705950D}"/>
    <w:embedItalic r:id="rId13" w:fontKey="{06B6F52F-A4C6-D448-87A1-D903A92EA8CD}"/>
  </w:font>
  <w:font w:name="Calibri">
    <w:panose1 w:val="020F0502020204030204"/>
    <w:charset w:val="00"/>
    <w:family w:val="swiss"/>
    <w:pitch w:val="variable"/>
    <w:sig w:usb0="E0002AFF" w:usb1="C000ACFF" w:usb2="00000009" w:usb3="00000000" w:csb0="000001FF" w:csb1="00000000"/>
    <w:embedRegular r:id="rId14" w:fontKey="{EF383C70-CA76-FC49-B1C1-C474151B6CF3}"/>
    <w:embedBold r:id="rId15" w:fontKey="{83407B65-4E10-944A-8F12-C6A7D0DC7631}"/>
    <w:embedItalic r:id="rId16" w:fontKey="{F7FA40F6-FB49-6A41-943A-B7396C2FD6C3}"/>
    <w:embedBoldItalic r:id="rId17" w:fontKey="{B198520F-11BE-E840-81E7-CCAABB56CE4B}"/>
  </w:font>
  <w:font w:name="Arial">
    <w:panose1 w:val="020B0604020202020204"/>
    <w:charset w:val="00"/>
    <w:family w:val="swiss"/>
    <w:pitch w:val="variable"/>
    <w:sig w:usb0="E0002AFF" w:usb1="C0007843" w:usb2="00000009" w:usb3="00000000" w:csb0="000001FF" w:csb1="00000000"/>
    <w:embedRegular r:id="rId18" w:fontKey="{EB3E2559-4243-2547-8696-4B214A59E0EE}"/>
    <w:embedBold r:id="rId19" w:fontKey="{9C216310-229D-D44C-864E-CACA76DF50B7}"/>
    <w:embedItalic r:id="rId20" w:fontKey="{A1BA5555-CDBB-024B-A7FD-9652285972DF}"/>
  </w:font>
  <w:font w:name="Cambria">
    <w:panose1 w:val="02040503050406030204"/>
    <w:charset w:val="00"/>
    <w:family w:val="roman"/>
    <w:pitch w:val="variable"/>
    <w:sig w:usb0="E00002FF" w:usb1="400004FF" w:usb2="00000000" w:usb3="00000000" w:csb0="0000019F" w:csb1="00000000"/>
    <w:embedRegular r:id="rId21" w:fontKey="{42B95AB0-3272-6345-9D2F-CB69849143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7680"/>
    <w:multiLevelType w:val="multilevel"/>
    <w:tmpl w:val="CC5A3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866BCB"/>
    <w:multiLevelType w:val="multilevel"/>
    <w:tmpl w:val="3FD2B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196B41"/>
    <w:multiLevelType w:val="multilevel"/>
    <w:tmpl w:val="F476D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945800"/>
    <w:multiLevelType w:val="hybridMultilevel"/>
    <w:tmpl w:val="7B5AD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411180"/>
    <w:multiLevelType w:val="hybridMultilevel"/>
    <w:tmpl w:val="1F766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0468CC"/>
    <w:multiLevelType w:val="multilevel"/>
    <w:tmpl w:val="3312A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C93935"/>
    <w:multiLevelType w:val="hybridMultilevel"/>
    <w:tmpl w:val="F08CA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E6437C"/>
    <w:multiLevelType w:val="multilevel"/>
    <w:tmpl w:val="719A9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C27980"/>
    <w:multiLevelType w:val="multilevel"/>
    <w:tmpl w:val="D29E9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0473059">
    <w:abstractNumId w:val="0"/>
  </w:num>
  <w:num w:numId="2" w16cid:durableId="2113089840">
    <w:abstractNumId w:val="7"/>
  </w:num>
  <w:num w:numId="3" w16cid:durableId="1465925593">
    <w:abstractNumId w:val="2"/>
  </w:num>
  <w:num w:numId="4" w16cid:durableId="145978171">
    <w:abstractNumId w:val="5"/>
  </w:num>
  <w:num w:numId="5" w16cid:durableId="1428382334">
    <w:abstractNumId w:val="8"/>
  </w:num>
  <w:num w:numId="6" w16cid:durableId="1321034244">
    <w:abstractNumId w:val="1"/>
  </w:num>
  <w:num w:numId="7" w16cid:durableId="60561313">
    <w:abstractNumId w:val="3"/>
  </w:num>
  <w:num w:numId="8" w16cid:durableId="1671255814">
    <w:abstractNumId w:val="4"/>
  </w:num>
  <w:num w:numId="9" w16cid:durableId="12274986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oqing pan">
    <w15:presenceInfo w15:providerId="Windows Live" w15:userId="49ff18de84619707"/>
  </w15:person>
  <w15:person w15:author="Matthew Blango">
    <w15:presenceInfo w15:providerId="Windows Live" w15:userId="6fed6084b2110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001"/>
    <w:rsid w:val="00022A2F"/>
    <w:rsid w:val="000D1B74"/>
    <w:rsid w:val="00122F8E"/>
    <w:rsid w:val="001A529D"/>
    <w:rsid w:val="004546F8"/>
    <w:rsid w:val="004E178F"/>
    <w:rsid w:val="00505001"/>
    <w:rsid w:val="006051C3"/>
    <w:rsid w:val="006431FC"/>
    <w:rsid w:val="00654EA9"/>
    <w:rsid w:val="00656DC0"/>
    <w:rsid w:val="007E75D4"/>
    <w:rsid w:val="00883EF0"/>
    <w:rsid w:val="00A1676D"/>
    <w:rsid w:val="00A81DB5"/>
    <w:rsid w:val="00A97612"/>
    <w:rsid w:val="00BC5311"/>
    <w:rsid w:val="00BE1D52"/>
    <w:rsid w:val="00C03CE5"/>
    <w:rsid w:val="00C415BC"/>
    <w:rsid w:val="00C93265"/>
    <w:rsid w:val="00DF5F79"/>
    <w:rsid w:val="00E01467"/>
    <w:rsid w:val="00E657D7"/>
    <w:rsid w:val="00F4738D"/>
    <w:rsid w:val="00FD7D3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8274"/>
  <w15:docId w15:val="{16FB2B90-3765-8347-B3E8-4060646D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w:eastAsia="SimSun" w:hAnsi="Merriweather" w:cs="Merriweather"/>
        <w:color w:val="666666"/>
        <w:sz w:val="18"/>
        <w:szCs w:val="18"/>
        <w:lang w:val="en" w:eastAsia="en-GB"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bCs/>
      <w:color w:val="2079C7"/>
    </w:rPr>
  </w:style>
  <w:style w:type="paragraph" w:styleId="Heading2">
    <w:name w:val="heading 2"/>
    <w:basedOn w:val="Normal"/>
    <w:next w:val="Normal"/>
    <w:uiPriority w:val="9"/>
    <w:semiHidden/>
    <w:unhideWhenUsed/>
    <w:qFormat/>
    <w:pPr>
      <w:keepNext/>
      <w:keepLines/>
      <w:spacing w:before="320" w:line="240" w:lineRule="auto"/>
      <w:outlineLvl w:val="1"/>
    </w:pPr>
    <w:rPr>
      <w:b/>
      <w:bCs/>
      <w:color w:val="000000"/>
      <w:sz w:val="22"/>
      <w:szCs w:val="22"/>
    </w:rPr>
  </w:style>
  <w:style w:type="paragraph" w:styleId="Heading3">
    <w:name w:val="heading 3"/>
    <w:basedOn w:val="Normal"/>
    <w:next w:val="Normal"/>
    <w:uiPriority w:val="9"/>
    <w:semiHidden/>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0"/>
    <w:tblPr>
      <w:tblStyleRowBandSize w:val="1"/>
      <w:tblStyleColBandSize w:val="1"/>
    </w:tblPr>
  </w:style>
  <w:style w:type="paragraph" w:styleId="Revision">
    <w:name w:val="Revision"/>
    <w:hidden/>
    <w:uiPriority w:val="99"/>
    <w:semiHidden/>
    <w:rsid w:val="004E178F"/>
    <w:pPr>
      <w:widowControl/>
      <w:spacing w:before="0" w:line="240" w:lineRule="auto"/>
      <w:ind w:right="0"/>
    </w:pPr>
  </w:style>
  <w:style w:type="character" w:styleId="CommentReference">
    <w:name w:val="annotation reference"/>
    <w:basedOn w:val="DefaultParagraphFont"/>
    <w:uiPriority w:val="99"/>
    <w:semiHidden/>
    <w:unhideWhenUsed/>
    <w:rsid w:val="004E178F"/>
    <w:rPr>
      <w:sz w:val="16"/>
      <w:szCs w:val="16"/>
    </w:rPr>
  </w:style>
  <w:style w:type="paragraph" w:styleId="CommentText">
    <w:name w:val="annotation text"/>
    <w:basedOn w:val="Normal"/>
    <w:link w:val="CommentTextChar"/>
    <w:uiPriority w:val="99"/>
    <w:semiHidden/>
    <w:unhideWhenUsed/>
    <w:rsid w:val="004E178F"/>
    <w:pPr>
      <w:spacing w:line="240" w:lineRule="auto"/>
    </w:pPr>
    <w:rPr>
      <w:sz w:val="20"/>
      <w:szCs w:val="20"/>
    </w:rPr>
  </w:style>
  <w:style w:type="character" w:customStyle="1" w:styleId="CommentTextChar">
    <w:name w:val="Comment Text Char"/>
    <w:basedOn w:val="DefaultParagraphFont"/>
    <w:link w:val="CommentText"/>
    <w:uiPriority w:val="99"/>
    <w:semiHidden/>
    <w:rsid w:val="004E178F"/>
    <w:rPr>
      <w:sz w:val="20"/>
      <w:szCs w:val="20"/>
    </w:rPr>
  </w:style>
  <w:style w:type="paragraph" w:styleId="CommentSubject">
    <w:name w:val="annotation subject"/>
    <w:basedOn w:val="CommentText"/>
    <w:next w:val="CommentText"/>
    <w:link w:val="CommentSubjectChar"/>
    <w:uiPriority w:val="99"/>
    <w:semiHidden/>
    <w:unhideWhenUsed/>
    <w:rsid w:val="004E178F"/>
    <w:rPr>
      <w:b/>
      <w:bCs/>
    </w:rPr>
  </w:style>
  <w:style w:type="character" w:customStyle="1" w:styleId="CommentSubjectChar">
    <w:name w:val="Comment Subject Char"/>
    <w:basedOn w:val="CommentTextChar"/>
    <w:link w:val="CommentSubject"/>
    <w:uiPriority w:val="99"/>
    <w:semiHidden/>
    <w:rsid w:val="004E178F"/>
    <w:rPr>
      <w:b/>
      <w:bCs/>
      <w:sz w:val="20"/>
      <w:szCs w:val="20"/>
    </w:rPr>
  </w:style>
  <w:style w:type="character" w:styleId="Hyperlink">
    <w:name w:val="Hyperlink"/>
    <w:basedOn w:val="DefaultParagraphFont"/>
    <w:uiPriority w:val="99"/>
    <w:unhideWhenUsed/>
    <w:rsid w:val="00A97612"/>
    <w:rPr>
      <w:color w:val="0000FF" w:themeColor="hyperlink"/>
      <w:u w:val="single"/>
    </w:rPr>
  </w:style>
  <w:style w:type="character" w:styleId="UnresolvedMention">
    <w:name w:val="Unresolved Mention"/>
    <w:basedOn w:val="DefaultParagraphFont"/>
    <w:uiPriority w:val="99"/>
    <w:semiHidden/>
    <w:unhideWhenUsed/>
    <w:rsid w:val="00A97612"/>
    <w:rPr>
      <w:color w:val="605E5C"/>
      <w:shd w:val="clear" w:color="auto" w:fill="E1DFDD"/>
    </w:rPr>
  </w:style>
  <w:style w:type="character" w:styleId="FollowedHyperlink">
    <w:name w:val="FollowedHyperlink"/>
    <w:basedOn w:val="DefaultParagraphFont"/>
    <w:uiPriority w:val="99"/>
    <w:semiHidden/>
    <w:unhideWhenUsed/>
    <w:rsid w:val="00A97612"/>
    <w:rPr>
      <w:color w:val="800080" w:themeColor="followedHyperlink"/>
      <w:u w:val="single"/>
    </w:rPr>
  </w:style>
  <w:style w:type="character" w:customStyle="1" w:styleId="article-metadata">
    <w:name w:val="article-metadata"/>
    <w:basedOn w:val="DefaultParagraphFont"/>
    <w:rsid w:val="006051C3"/>
  </w:style>
  <w:style w:type="character" w:customStyle="1" w:styleId="authors">
    <w:name w:val="authors"/>
    <w:basedOn w:val="DefaultParagraphFont"/>
    <w:rsid w:val="006051C3"/>
  </w:style>
  <w:style w:type="paragraph" w:styleId="ListParagraph">
    <w:name w:val="List Paragraph"/>
    <w:basedOn w:val="Normal"/>
    <w:uiPriority w:val="34"/>
    <w:qFormat/>
    <w:rsid w:val="00F47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068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xiaoqing pan</cp:lastModifiedBy>
  <cp:revision>6</cp:revision>
  <dcterms:created xsi:type="dcterms:W3CDTF">2026-02-01T14:10:00Z</dcterms:created>
  <dcterms:modified xsi:type="dcterms:W3CDTF">2026-02-01T14:11:00Z</dcterms:modified>
</cp:coreProperties>
</file>