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282386" w14:textId="77777777" w:rsidR="0056418B" w:rsidRDefault="00000000">
      <w:pPr>
        <w:pStyle w:val="Title"/>
        <w:rPr>
          <w:rFonts w:ascii="Arial" w:eastAsia="Arial" w:hAnsi="Arial" w:cs="Arial"/>
          <w:sz w:val="68"/>
          <w:szCs w:val="68"/>
        </w:rPr>
      </w:pPr>
      <w:bookmarkStart w:id="0" w:name="_b3j66b3hjmvq" w:colFirst="0" w:colLast="0"/>
      <w:bookmarkEnd w:id="0"/>
      <w:r>
        <w:rPr>
          <w:rFonts w:ascii="Arial" w:eastAsia="Arial" w:hAnsi="Arial" w:cs="Arial"/>
          <w:color w:val="2079C7"/>
          <w:sz w:val="68"/>
          <w:szCs w:val="68"/>
        </w:rPr>
        <w:t>Xiaoqing PAN</w:t>
      </w:r>
      <w:r>
        <w:rPr>
          <w:rFonts w:ascii="Arial" w:eastAsia="Arial" w:hAnsi="Arial" w:cs="Arial"/>
          <w:sz w:val="68"/>
          <w:szCs w:val="68"/>
        </w:rPr>
        <w:t xml:space="preserve">                          </w:t>
      </w:r>
    </w:p>
    <w:p w14:paraId="24E7B2A2" w14:textId="77777777" w:rsidR="0056418B" w:rsidRDefault="0056418B">
      <w:pPr>
        <w:spacing w:before="0" w:line="276" w:lineRule="auto"/>
        <w:rPr>
          <w:rFonts w:ascii="Arial" w:eastAsia="Arial" w:hAnsi="Arial" w:cs="Arial"/>
          <w:color w:val="000000"/>
          <w:sz w:val="20"/>
          <w:szCs w:val="20"/>
        </w:rPr>
      </w:pPr>
      <w:hyperlink r:id="rId5">
        <w:r>
          <w:rPr>
            <w:rFonts w:ascii="Arial" w:eastAsia="Arial" w:hAnsi="Arial" w:cs="Arial"/>
            <w:b/>
            <w:bCs/>
            <w:color w:val="1155CC"/>
            <w:u w:val="single"/>
          </w:rPr>
          <w:t>xiaoqing.pan@uni-jena.de</w:t>
        </w:r>
      </w:hyperlink>
      <w:r>
        <w:rPr>
          <w:rFonts w:ascii="Arial" w:eastAsia="Arial" w:hAnsi="Arial" w:cs="Arial"/>
          <w:b/>
          <w:bCs/>
          <w:color w:val="000000"/>
        </w:rPr>
        <w:t xml:space="preserve"> | </w:t>
      </w:r>
      <w:hyperlink r:id="rId6">
        <w:r>
          <w:rPr>
            <w:rFonts w:ascii="Arial" w:eastAsia="Arial" w:hAnsi="Arial" w:cs="Arial"/>
            <w:b/>
            <w:bCs/>
            <w:color w:val="1155CC"/>
            <w:u w:val="single"/>
          </w:rPr>
          <w:t>LinkedIn</w:t>
        </w:r>
      </w:hyperlink>
      <w:r>
        <w:rPr>
          <w:rFonts w:ascii="Arial" w:eastAsia="Arial" w:hAnsi="Arial" w:cs="Arial"/>
          <w:b/>
          <w:bCs/>
          <w:color w:val="000000"/>
        </w:rPr>
        <w:t xml:space="preserve"> | </w:t>
      </w:r>
      <w:hyperlink r:id="rId7">
        <w:r>
          <w:rPr>
            <w:rFonts w:ascii="Arial" w:eastAsia="Arial" w:hAnsi="Arial" w:cs="Arial"/>
            <w:b/>
            <w:bCs/>
            <w:color w:val="1155CC"/>
            <w:u w:val="single"/>
          </w:rPr>
          <w:t>ORCID</w:t>
        </w:r>
      </w:hyperlink>
      <w:r>
        <w:rPr>
          <w:rFonts w:ascii="Arial" w:eastAsia="Arial" w:hAnsi="Arial" w:cs="Arial"/>
          <w:b/>
          <w:bCs/>
          <w:color w:val="000000"/>
        </w:rPr>
        <w:t xml:space="preserve"> | </w:t>
      </w:r>
      <w:hyperlink r:id="rId8">
        <w:r>
          <w:rPr>
            <w:rFonts w:ascii="Arial" w:eastAsia="Arial" w:hAnsi="Arial" w:cs="Arial"/>
            <w:b/>
            <w:bCs/>
            <w:color w:val="1155CC"/>
            <w:u w:val="single"/>
          </w:rPr>
          <w:t>Website</w:t>
        </w:r>
      </w:hyperlink>
      <w:r>
        <w:rPr>
          <w:rFonts w:ascii="Arial" w:eastAsia="Arial" w:hAnsi="Arial" w:cs="Arial"/>
          <w:b/>
          <w:bCs/>
          <w:color w:val="000000"/>
        </w:rPr>
        <w:t xml:space="preserve"> | +49 15563309561 | Jena, Germany</w:t>
      </w:r>
    </w:p>
    <w:p w14:paraId="67BCBA5B" w14:textId="77777777" w:rsidR="0056418B" w:rsidRDefault="00000000">
      <w:pPr>
        <w:pStyle w:val="Heading3"/>
        <w:keepNext w:val="0"/>
        <w:keepLines w:val="0"/>
        <w:widowControl/>
        <w:shd w:val="clear" w:color="auto" w:fill="FFFFFF"/>
        <w:spacing w:before="460" w:after="0" w:line="327" w:lineRule="auto"/>
        <w:ind w:right="0"/>
        <w:rPr>
          <w:rFonts w:ascii="Arial" w:eastAsia="Arial" w:hAnsi="Arial" w:cs="Arial"/>
          <w:color w:val="000000"/>
          <w:sz w:val="20"/>
          <w:szCs w:val="20"/>
        </w:rPr>
      </w:pPr>
      <w:bookmarkStart w:id="1" w:name="_615vn56np1j" w:colFirst="0" w:colLast="0"/>
      <w:bookmarkEnd w:id="1"/>
      <w:r>
        <w:rPr>
          <w:rFonts w:ascii="Arial" w:eastAsia="Arial" w:hAnsi="Arial" w:cs="Arial"/>
          <w:color w:val="000000"/>
          <w:sz w:val="20"/>
          <w:szCs w:val="20"/>
        </w:rPr>
        <w:t>Research Center Borstel - Leibniz Lung Center (FZB), Borstel</w:t>
      </w:r>
    </w:p>
    <w:p w14:paraId="4E46162A" w14:textId="77777777" w:rsidR="0056418B" w:rsidRPr="00AD18BA" w:rsidRDefault="00000000">
      <w:pPr>
        <w:widowControl/>
        <w:spacing w:before="240" w:after="240" w:line="252" w:lineRule="auto"/>
        <w:ind w:right="0"/>
        <w:jc w:val="center"/>
        <w:rPr>
          <w:rFonts w:ascii="Arial" w:eastAsia="Arial" w:hAnsi="Arial" w:cs="Arial"/>
          <w:color w:val="000000"/>
          <w:sz w:val="20"/>
          <w:szCs w:val="20"/>
          <w:lang w:val="en-US"/>
          <w:rPrChange w:id="2" w:author="Yuanyuan Tang" w:date="2026-07-02T14:03:00Z" w16du:dateUtc="2026-07-02T12:03:00Z">
            <w:rPr>
              <w:rFonts w:ascii="Arial" w:eastAsia="Arial" w:hAnsi="Arial" w:cs="Arial"/>
              <w:color w:val="000000"/>
              <w:sz w:val="20"/>
              <w:szCs w:val="20"/>
            </w:rPr>
          </w:rPrChange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Re: </w:t>
      </w:r>
      <w:commentRangeStart w:id="3"/>
      <w:r>
        <w:rPr>
          <w:rFonts w:ascii="Arial" w:eastAsia="Arial" w:hAnsi="Arial" w:cs="Arial"/>
          <w:color w:val="000000"/>
          <w:sz w:val="20"/>
          <w:szCs w:val="20"/>
        </w:rPr>
        <w:t>Postdoctoral Researcher</w:t>
      </w:r>
      <w:commentRangeEnd w:id="3"/>
      <w:r w:rsidR="00B61954" w:rsidRPr="00AD18BA">
        <w:rPr>
          <w:rStyle w:val="CommentReference"/>
          <w:rFonts w:ascii="Arial" w:eastAsia="Arial" w:hAnsi="Arial" w:cs="Arial"/>
          <w:color w:val="000000"/>
          <w:sz w:val="20"/>
          <w:szCs w:val="20"/>
          <w:lang w:val="en-US"/>
          <w:rPrChange w:id="4" w:author="Yuanyuan Tang" w:date="2026-07-02T14:03:00Z" w16du:dateUtc="2026-07-02T12:03:00Z">
            <w:rPr>
              <w:rStyle w:val="CommentReference"/>
              <w:rFonts w:ascii="Arial" w:eastAsia="Arial" w:hAnsi="Arial" w:cs="Arial"/>
              <w:color w:val="000000"/>
              <w:sz w:val="20"/>
              <w:szCs w:val="20"/>
            </w:rPr>
          </w:rPrChange>
        </w:rPr>
        <w:commentReference w:id="3"/>
      </w:r>
    </w:p>
    <w:p w14:paraId="71CD32AE" w14:textId="77777777" w:rsidR="0056418B" w:rsidRDefault="00000000">
      <w:pPr>
        <w:widowControl/>
        <w:spacing w:before="240" w:after="240" w:line="252" w:lineRule="auto"/>
        <w:ind w:right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Dear </w:t>
      </w:r>
      <w:r w:rsidRPr="00974AD2">
        <w:rPr>
          <w:rFonts w:ascii="Arial" w:eastAsia="Arial" w:hAnsi="Arial" w:cs="Arial"/>
          <w:color w:val="000000"/>
          <w:sz w:val="20"/>
          <w:szCs w:val="20"/>
          <w:highlight w:val="yellow"/>
          <w:rPrChange w:id="5" w:author="Yuanyuan Tang" w:date="2026-07-02T11:44:00Z" w16du:dateUtc="2026-07-02T09:44:00Z">
            <w:rPr>
              <w:rFonts w:ascii="Arial" w:eastAsia="Arial" w:hAnsi="Arial" w:cs="Arial"/>
              <w:color w:val="000000"/>
              <w:sz w:val="20"/>
              <w:szCs w:val="20"/>
            </w:rPr>
          </w:rPrChange>
        </w:rPr>
        <w:t>Prof.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Barber,</w:t>
      </w:r>
    </w:p>
    <w:p w14:paraId="681E2CDA" w14:textId="152071F9" w:rsidR="0056418B" w:rsidRDefault="00000000">
      <w:pPr>
        <w:widowControl/>
        <w:spacing w:before="0" w:line="252" w:lineRule="auto"/>
        <w:ind w:right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My name is Xiaoqing, I just finished my PhD study at Hans-Knöll-Institute in Jena, Germany. I expect to have my defense in July 2026. </w:t>
      </w:r>
      <w:ins w:id="6" w:author="Yuanyuan Tang" w:date="2026-07-02T11:38:00Z" w16du:dateUtc="2026-07-02T09:38:00Z">
        <w:r w:rsidR="00974AD2">
          <w:rPr>
            <w:rFonts w:ascii="Arial" w:eastAsia="Arial" w:hAnsi="Arial" w:cs="Arial"/>
            <w:color w:val="000000"/>
            <w:sz w:val="20"/>
            <w:szCs w:val="20"/>
          </w:rPr>
          <w:t>I am</w:t>
        </w:r>
      </w:ins>
      <w:ins w:id="7" w:author="Yuanyuan Tang" w:date="2026-07-02T11:39:00Z" w16du:dateUtc="2026-07-02T09:39:00Z">
        <w:r w:rsidR="00974AD2">
          <w:rPr>
            <w:rFonts w:ascii="Arial" w:eastAsia="Arial" w:hAnsi="Arial" w:cs="Arial"/>
            <w:color w:val="000000"/>
            <w:sz w:val="20"/>
            <w:szCs w:val="20"/>
          </w:rPr>
          <w:t xml:space="preserve"> </w:t>
        </w:r>
      </w:ins>
      <w:ins w:id="8" w:author="Yuanyuan Tang" w:date="2026-07-02T14:01:00Z" w16du:dateUtc="2026-07-02T12:01:00Z">
        <w:r w:rsidR="00AD18BA">
          <w:rPr>
            <w:rFonts w:ascii="Arial" w:eastAsia="Arial" w:hAnsi="Arial" w:cs="Arial"/>
            <w:color w:val="000000"/>
            <w:sz w:val="20"/>
            <w:szCs w:val="20"/>
          </w:rPr>
          <w:t>writing</w:t>
        </w:r>
      </w:ins>
      <w:ins w:id="9" w:author="Yuanyuan Tang" w:date="2026-07-02T11:39:00Z" w16du:dateUtc="2026-07-02T09:39:00Z">
        <w:r w:rsidR="00974AD2">
          <w:rPr>
            <w:rFonts w:ascii="Arial" w:eastAsia="Arial" w:hAnsi="Arial" w:cs="Arial"/>
            <w:color w:val="000000"/>
            <w:sz w:val="20"/>
            <w:szCs w:val="20"/>
          </w:rPr>
          <w:t xml:space="preserve"> </w:t>
        </w:r>
      </w:ins>
      <w:ins w:id="10" w:author="Yuanyuan Tang" w:date="2026-07-02T11:41:00Z" w16du:dateUtc="2026-07-02T09:41:00Z">
        <w:r w:rsidR="00974AD2">
          <w:rPr>
            <w:rFonts w:ascii="Arial" w:eastAsia="Arial" w:hAnsi="Arial" w:cs="Arial"/>
            <w:color w:val="000000"/>
            <w:sz w:val="20"/>
            <w:szCs w:val="20"/>
          </w:rPr>
          <w:t xml:space="preserve">to apply </w:t>
        </w:r>
      </w:ins>
      <w:ins w:id="11" w:author="Yuanyuan Tang" w:date="2026-07-02T11:47:00Z" w16du:dateUtc="2026-07-02T09:47:00Z">
        <w:r w:rsidR="00264F92">
          <w:rPr>
            <w:rFonts w:ascii="Arial" w:eastAsia="Arial" w:hAnsi="Arial" w:cs="Arial" w:hint="eastAsia"/>
            <w:color w:val="000000"/>
            <w:sz w:val="20"/>
            <w:szCs w:val="20"/>
          </w:rPr>
          <w:t>for</w:t>
        </w:r>
      </w:ins>
      <w:ins w:id="12" w:author="Yuanyuan Tang" w:date="2026-07-02T11:40:00Z" w16du:dateUtc="2026-07-02T09:40:00Z">
        <w:r w:rsidR="00974AD2">
          <w:rPr>
            <w:rFonts w:ascii="Arial" w:eastAsia="Arial" w:hAnsi="Arial" w:cs="Arial"/>
            <w:color w:val="000000"/>
            <w:sz w:val="20"/>
            <w:szCs w:val="20"/>
          </w:rPr>
          <w:t xml:space="preserve"> the </w:t>
        </w:r>
      </w:ins>
      <w:ins w:id="13" w:author="Yuanyuan Tang" w:date="2026-07-02T11:47:00Z" w16du:dateUtc="2026-07-02T09:47:00Z">
        <w:r w:rsidR="00264F92">
          <w:rPr>
            <w:rFonts w:ascii="Arial" w:eastAsia="Arial" w:hAnsi="Arial" w:cs="Arial"/>
            <w:color w:val="000000"/>
            <w:sz w:val="20"/>
            <w:szCs w:val="20"/>
          </w:rPr>
          <w:t>open</w:t>
        </w:r>
      </w:ins>
      <w:ins w:id="14" w:author="Yuanyuan Tang" w:date="2026-07-02T11:41:00Z" w16du:dateUtc="2026-07-02T09:41:00Z">
        <w:r w:rsidR="00974AD2">
          <w:rPr>
            <w:rFonts w:ascii="Arial" w:eastAsia="Arial" w:hAnsi="Arial" w:cs="Arial"/>
            <w:color w:val="000000"/>
            <w:sz w:val="20"/>
            <w:szCs w:val="20"/>
          </w:rPr>
          <w:t xml:space="preserve"> </w:t>
        </w:r>
      </w:ins>
      <w:ins w:id="15" w:author="Yuanyuan Tang" w:date="2026-07-02T11:40:00Z" w16du:dateUtc="2026-07-02T09:40:00Z">
        <w:r w:rsidR="00974AD2">
          <w:rPr>
            <w:rFonts w:ascii="Arial" w:eastAsia="Arial" w:hAnsi="Arial" w:cs="Arial"/>
            <w:color w:val="000000"/>
            <w:sz w:val="20"/>
            <w:szCs w:val="20"/>
          </w:rPr>
          <w:t xml:space="preserve">postdoc position </w:t>
        </w:r>
      </w:ins>
      <w:ins w:id="16" w:author="Yuanyuan Tang" w:date="2026-07-02T14:02:00Z" w16du:dateUtc="2026-07-02T12:02:00Z">
        <w:r w:rsidR="00AD18BA">
          <w:rPr>
            <w:rFonts w:ascii="Arial" w:eastAsia="Arial" w:hAnsi="Arial" w:cs="Arial"/>
            <w:color w:val="000000"/>
            <w:sz w:val="20"/>
            <w:szCs w:val="20"/>
          </w:rPr>
          <w:t>in your group advertised on …</w:t>
        </w:r>
      </w:ins>
      <w:moveFromRangeStart w:id="17" w:author="Yuanyuan Tang" w:date="2026-07-02T11:33:00Z" w:name="move233884444"/>
      <w:moveFrom w:id="18" w:author="Yuanyuan Tang" w:date="2026-07-02T11:33:00Z" w16du:dateUtc="2026-07-02T09:33:00Z">
        <w:r w:rsidDel="00921925">
          <w:rPr>
            <w:rFonts w:ascii="Arial" w:eastAsia="Arial" w:hAnsi="Arial" w:cs="Arial"/>
            <w:color w:val="000000"/>
            <w:sz w:val="20"/>
            <w:szCs w:val="20"/>
          </w:rPr>
          <w:t>My PhD was focusing on double-stranded RNA metabolism in both humans and pathogenic fungi.</w:t>
        </w:r>
        <w:del w:id="19" w:author="Yuanyuan Tang" w:date="2026-07-02T11:41:00Z" w16du:dateUtc="2026-07-02T09:41:00Z">
          <w:r w:rsidDel="00974AD2">
            <w:rPr>
              <w:rFonts w:ascii="Arial" w:eastAsia="Arial" w:hAnsi="Arial" w:cs="Arial"/>
              <w:color w:val="000000"/>
              <w:sz w:val="20"/>
              <w:szCs w:val="20"/>
            </w:rPr>
            <w:delText xml:space="preserve"> </w:delText>
          </w:r>
        </w:del>
      </w:moveFrom>
      <w:moveFromRangeEnd w:id="17"/>
      <w:del w:id="20" w:author="Yuanyuan Tang" w:date="2026-07-02T11:41:00Z" w16du:dateUtc="2026-07-02T09:41:00Z">
        <w:r w:rsidRPr="005E60D1" w:rsidDel="00974AD2">
          <w:rPr>
            <w:rFonts w:ascii="Arial" w:eastAsia="Arial" w:hAnsi="Arial" w:cs="Arial"/>
            <w:color w:val="000000"/>
            <w:sz w:val="20"/>
            <w:szCs w:val="20"/>
            <w:highlight w:val="yellow"/>
            <w:rPrChange w:id="21" w:author="Yuanyuan Tang" w:date="2026-07-02T11:10:00Z" w16du:dateUtc="2026-07-02T09:10:00Z">
              <w:rPr>
                <w:rFonts w:ascii="Arial" w:eastAsia="Arial" w:hAnsi="Arial" w:cs="Arial"/>
                <w:color w:val="000000"/>
                <w:sz w:val="20"/>
                <w:szCs w:val="20"/>
              </w:rPr>
            </w:rPrChange>
          </w:rPr>
          <w:delText>What draws me to your lab is that your group is trying to investigate the environmental factors changing fungal pathogenicity</w:delText>
        </w:r>
      </w:del>
      <w:r>
        <w:rPr>
          <w:rFonts w:ascii="Arial" w:eastAsia="Arial" w:hAnsi="Arial" w:cs="Arial"/>
          <w:color w:val="000000"/>
          <w:sz w:val="20"/>
          <w:szCs w:val="20"/>
        </w:rPr>
        <w:t xml:space="preserve">. </w:t>
      </w:r>
    </w:p>
    <w:p w14:paraId="68AB99C2" w14:textId="77777777" w:rsidR="0056418B" w:rsidRDefault="0056418B">
      <w:pPr>
        <w:widowControl/>
        <w:spacing w:before="0" w:line="252" w:lineRule="auto"/>
        <w:ind w:right="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1A369D44" w14:textId="3B3B99A5" w:rsidR="0056418B" w:rsidRDefault="00000000">
      <w:pPr>
        <w:widowControl/>
        <w:spacing w:before="0" w:line="252" w:lineRule="auto"/>
        <w:ind w:right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 studied microbiology in the context of human fungal pathogens. </w:t>
      </w:r>
      <w:moveToRangeStart w:id="22" w:author="Yuanyuan Tang" w:date="2026-07-02T11:33:00Z" w:name="move233884444"/>
      <w:moveTo w:id="23" w:author="Yuanyuan Tang" w:date="2026-07-02T11:33:00Z" w16du:dateUtc="2026-07-02T09:33:00Z">
        <w:r w:rsidR="00921925">
          <w:rPr>
            <w:rFonts w:ascii="Arial" w:eastAsia="Arial" w:hAnsi="Arial" w:cs="Arial"/>
            <w:color w:val="000000"/>
            <w:sz w:val="20"/>
            <w:szCs w:val="20"/>
          </w:rPr>
          <w:t>My PhD</w:t>
        </w:r>
      </w:moveTo>
      <w:ins w:id="24" w:author="Yuanyuan Tang" w:date="2026-07-02T11:51:00Z" w16du:dateUtc="2026-07-02T09:51:00Z">
        <w:r w:rsidR="00264F92">
          <w:rPr>
            <w:rFonts w:ascii="Arial" w:eastAsia="Arial" w:hAnsi="Arial" w:cs="Arial"/>
            <w:color w:val="000000"/>
            <w:sz w:val="20"/>
            <w:szCs w:val="20"/>
          </w:rPr>
          <w:t xml:space="preserve"> project</w:t>
        </w:r>
      </w:ins>
      <w:moveTo w:id="25" w:author="Yuanyuan Tang" w:date="2026-07-02T11:33:00Z" w16du:dateUtc="2026-07-02T09:33:00Z">
        <w:r w:rsidR="00921925">
          <w:rPr>
            <w:rFonts w:ascii="Arial" w:eastAsia="Arial" w:hAnsi="Arial" w:cs="Arial"/>
            <w:color w:val="000000"/>
            <w:sz w:val="20"/>
            <w:szCs w:val="20"/>
          </w:rPr>
          <w:t xml:space="preserve"> was focusing on double-stranded RNA metabolism in both humans and pathogenic fungi.</w:t>
        </w:r>
      </w:moveTo>
      <w:moveToRangeEnd w:id="22"/>
      <w:ins w:id="26" w:author="Yuanyuan Tang" w:date="2026-07-02T11:48:00Z" w16du:dateUtc="2026-07-02T09:48:00Z">
        <w:r w:rsidR="00264F92">
          <w:rPr>
            <w:rFonts w:ascii="Arial" w:eastAsia="Arial" w:hAnsi="Arial" w:cs="Arial"/>
            <w:color w:val="000000"/>
            <w:sz w:val="20"/>
            <w:szCs w:val="20"/>
          </w:rPr>
          <w:t xml:space="preserve"> </w:t>
        </w:r>
      </w:ins>
      <w:r w:rsidRPr="005E60D1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I was elucidating how </w:t>
      </w:r>
      <w:r w:rsidRPr="005E60D1">
        <w:rPr>
          <w:rFonts w:ascii="Arial" w:eastAsia="Arial" w:hAnsi="Arial" w:cs="Arial"/>
          <w:i/>
          <w:iCs/>
          <w:color w:val="000000"/>
          <w:sz w:val="20"/>
          <w:szCs w:val="20"/>
          <w:highlight w:val="yellow"/>
        </w:rPr>
        <w:t xml:space="preserve">Aspergillus fumigatus </w:t>
      </w:r>
      <w:r w:rsidRPr="005E60D1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produces small RNAs, how dicer-like proteins process dsRNA substrates, </w:t>
      </w:r>
      <w:ins w:id="27" w:author="Yuanyuan Tang" w:date="2026-07-02T11:18:00Z" w16du:dateUtc="2026-07-02T09:18:00Z">
        <w:r w:rsidR="00DB1D48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t xml:space="preserve">and </w:t>
        </w:r>
      </w:ins>
      <w:r w:rsidRPr="005E60D1">
        <w:rPr>
          <w:rFonts w:ascii="Arial" w:eastAsia="Arial" w:hAnsi="Arial" w:cs="Arial"/>
          <w:color w:val="000000"/>
          <w:sz w:val="20"/>
          <w:szCs w:val="20"/>
          <w:highlight w:val="yellow"/>
        </w:rPr>
        <w:t>how excess dsRNA arrest fungal growth in opposite of your work of dsRNA virus promoting fungal fitness.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 </w:t>
      </w:r>
      <w:del w:id="28" w:author="Yuanyuan Tang" w:date="2026-07-02T11:48:00Z" w16du:dateUtc="2026-07-02T09:48:00Z">
        <w:r w:rsidDel="00264F92">
          <w:rPr>
            <w:rFonts w:ascii="Arial" w:eastAsia="Arial" w:hAnsi="Arial" w:cs="Arial"/>
            <w:color w:val="000000"/>
            <w:sz w:val="20"/>
            <w:szCs w:val="20"/>
          </w:rPr>
          <w:delText xml:space="preserve">analyzed </w:delText>
        </w:r>
      </w:del>
      <w:ins w:id="29" w:author="Yuanyuan Tang" w:date="2026-07-02T11:48:00Z" w16du:dateUtc="2026-07-02T09:48:00Z">
        <w:r w:rsidR="00264F92">
          <w:rPr>
            <w:rFonts w:ascii="Arial" w:eastAsia="Arial" w:hAnsi="Arial" w:cs="Arial"/>
            <w:color w:val="000000"/>
            <w:sz w:val="20"/>
            <w:szCs w:val="20"/>
          </w:rPr>
          <w:t>also combined</w:t>
        </w:r>
      </w:ins>
      <w:ins w:id="30" w:author="Yuanyuan Tang" w:date="2026-07-02T11:49:00Z" w16du:dateUtc="2026-07-02T09:49:00Z">
        <w:r w:rsidR="00264F92">
          <w:rPr>
            <w:rFonts w:ascii="Arial" w:eastAsia="Arial" w:hAnsi="Arial" w:cs="Arial"/>
            <w:color w:val="000000"/>
            <w:sz w:val="20"/>
            <w:szCs w:val="20"/>
          </w:rPr>
          <w:t xml:space="preserve"> bioinformatics (</w:t>
        </w:r>
      </w:ins>
      <w:ins w:id="31" w:author="Yuanyuan Tang" w:date="2026-07-02T11:50:00Z" w16du:dateUtc="2026-07-02T09:50:00Z">
        <w:r w:rsidR="00264F92">
          <w:rPr>
            <w:rFonts w:ascii="Arial" w:eastAsia="Arial" w:hAnsi="Arial" w:cs="Arial"/>
            <w:color w:val="000000"/>
            <w:sz w:val="20"/>
            <w:szCs w:val="20"/>
          </w:rPr>
          <w:t>sRNA-seq and mRNA-seq analyses</w:t>
        </w:r>
      </w:ins>
      <w:ins w:id="32" w:author="Yuanyuan Tang" w:date="2026-07-02T11:49:00Z" w16du:dateUtc="2026-07-02T09:49:00Z">
        <w:r w:rsidR="00264F92">
          <w:rPr>
            <w:rFonts w:ascii="Arial" w:eastAsia="Arial" w:hAnsi="Arial" w:cs="Arial"/>
            <w:color w:val="000000"/>
            <w:sz w:val="20"/>
            <w:szCs w:val="20"/>
          </w:rPr>
          <w:t>) and experimental validation</w:t>
        </w:r>
      </w:ins>
      <w:ins w:id="33" w:author="Yuanyuan Tang" w:date="2026-07-02T14:08:00Z" w16du:dateUtc="2026-07-02T12:08:00Z">
        <w:r w:rsidR="000C0BE1">
          <w:rPr>
            <w:rFonts w:ascii="Arial" w:eastAsia="Arial" w:hAnsi="Arial" w:cs="Arial" w:hint="eastAsia"/>
            <w:color w:val="000000"/>
            <w:sz w:val="20"/>
            <w:szCs w:val="20"/>
          </w:rPr>
          <w:t>s</w:t>
        </w:r>
      </w:ins>
      <w:ins w:id="34" w:author="Yuanyuan Tang" w:date="2026-07-02T11:50:00Z" w16du:dateUtc="2026-07-02T09:50:00Z">
        <w:r w:rsidR="00264F92">
          <w:rPr>
            <w:rFonts w:ascii="Arial" w:eastAsia="Arial" w:hAnsi="Arial" w:cs="Arial"/>
            <w:color w:val="000000"/>
            <w:sz w:val="20"/>
            <w:szCs w:val="20"/>
          </w:rPr>
          <w:t xml:space="preserve"> (qPCR as well as Northern blot)</w:t>
        </w:r>
      </w:ins>
      <w:ins w:id="35" w:author="Yuanyuan Tang" w:date="2026-07-02T11:49:00Z" w16du:dateUtc="2026-07-02T09:49:00Z">
        <w:r w:rsidR="00264F92">
          <w:rPr>
            <w:rFonts w:ascii="Arial" w:eastAsia="Arial" w:hAnsi="Arial" w:cs="Arial"/>
            <w:color w:val="000000"/>
            <w:sz w:val="20"/>
            <w:szCs w:val="20"/>
          </w:rPr>
          <w:t xml:space="preserve"> </w:t>
        </w:r>
      </w:ins>
      <w:del w:id="36" w:author="Yuanyuan Tang" w:date="2026-07-02T11:50:00Z" w16du:dateUtc="2026-07-02T09:50:00Z">
        <w:r w:rsidDel="00264F92">
          <w:rPr>
            <w:rFonts w:ascii="Arial" w:eastAsia="Arial" w:hAnsi="Arial" w:cs="Arial"/>
            <w:color w:val="000000"/>
            <w:sz w:val="20"/>
            <w:szCs w:val="20"/>
          </w:rPr>
          <w:delText xml:space="preserve">sRNA-seq and mRNA-seq data </w:delText>
        </w:r>
      </w:del>
      <w:r>
        <w:rPr>
          <w:rFonts w:ascii="Arial" w:eastAsia="Arial" w:hAnsi="Arial" w:cs="Arial"/>
          <w:color w:val="000000"/>
          <w:sz w:val="20"/>
          <w:szCs w:val="20"/>
        </w:rPr>
        <w:t xml:space="preserve">to characterize the small RNA landscape and the contribution of RNAi machinery to fungal biology. </w:t>
      </w:r>
      <w:del w:id="37" w:author="Yuanyuan Tang" w:date="2026-07-02T11:50:00Z" w16du:dateUtc="2026-07-02T09:50:00Z">
        <w:r w:rsidDel="00264F92">
          <w:rPr>
            <w:rFonts w:ascii="Arial" w:eastAsia="Arial" w:hAnsi="Arial" w:cs="Arial"/>
            <w:color w:val="000000"/>
            <w:sz w:val="20"/>
            <w:szCs w:val="20"/>
          </w:rPr>
          <w:delText>After the bioinformatic prediction, I further use qPCR as well as Northern blot for the</w:delText>
        </w:r>
      </w:del>
      <w:del w:id="38" w:author="Yuanyuan Tang" w:date="2026-07-02T11:49:00Z" w16du:dateUtc="2026-07-02T09:49:00Z">
        <w:r w:rsidDel="00264F92">
          <w:rPr>
            <w:rFonts w:ascii="Arial" w:eastAsia="Arial" w:hAnsi="Arial" w:cs="Arial"/>
            <w:color w:val="000000"/>
            <w:sz w:val="20"/>
            <w:szCs w:val="20"/>
          </w:rPr>
          <w:delText xml:space="preserve"> experimental validation</w:delText>
        </w:r>
      </w:del>
      <w:del w:id="39" w:author="Yuanyuan Tang" w:date="2026-07-02T11:50:00Z" w16du:dateUtc="2026-07-02T09:50:00Z">
        <w:r w:rsidDel="00264F92">
          <w:rPr>
            <w:rFonts w:ascii="Arial" w:eastAsia="Arial" w:hAnsi="Arial" w:cs="Arial"/>
            <w:color w:val="000000"/>
            <w:sz w:val="20"/>
            <w:szCs w:val="20"/>
          </w:rPr>
          <w:delText>.</w:delText>
        </w:r>
      </w:del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del w:id="40" w:author="Yuanyuan Tang" w:date="2026-07-02T12:00:00Z" w16du:dateUtc="2026-07-02T10:00:00Z">
        <w:r w:rsidRPr="005E60D1" w:rsidDel="00DC2920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delText xml:space="preserve">Through </w:delText>
        </w:r>
      </w:del>
      <w:del w:id="41" w:author="Yuanyuan Tang" w:date="2026-07-02T11:14:00Z" w16du:dateUtc="2026-07-02T09:14:00Z">
        <w:r w:rsidRPr="005E60D1" w:rsidDel="005E60D1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delText xml:space="preserve">this </w:delText>
        </w:r>
      </w:del>
      <w:del w:id="42" w:author="Yuanyuan Tang" w:date="2026-07-02T11:28:00Z" w16du:dateUtc="2026-07-02T09:28:00Z">
        <w:r w:rsidRPr="005E60D1" w:rsidDel="00921925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delText>project</w:delText>
        </w:r>
      </w:del>
      <w:del w:id="43" w:author="Yuanyuan Tang" w:date="2026-07-02T12:00:00Z" w16du:dateUtc="2026-07-02T10:00:00Z">
        <w:r w:rsidRPr="005E60D1" w:rsidDel="00DC2920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delText xml:space="preserve">, I </w:delText>
        </w:r>
      </w:del>
      <w:del w:id="44" w:author="Yuanyuan Tang" w:date="2026-07-02T11:15:00Z" w16du:dateUtc="2026-07-02T09:15:00Z">
        <w:r w:rsidRPr="005E60D1" w:rsidDel="005E60D1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delText xml:space="preserve">studied </w:delText>
        </w:r>
        <w:r w:rsidRPr="005E60D1" w:rsidDel="00DB1D48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delText>how to grow microorganisms, RNA-seq analysis and</w:delText>
        </w:r>
      </w:del>
      <w:del w:id="45" w:author="Yuanyuan Tang" w:date="2026-07-02T12:00:00Z" w16du:dateUtc="2026-07-02T10:00:00Z">
        <w:r w:rsidRPr="005E60D1" w:rsidDel="00DC2920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delText xml:space="preserve"> wet-lab </w:delText>
        </w:r>
      </w:del>
      <w:del w:id="46" w:author="Yuanyuan Tang" w:date="2026-07-02T11:16:00Z" w16du:dateUtc="2026-07-02T09:16:00Z">
        <w:r w:rsidRPr="005E60D1" w:rsidDel="00DB1D48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delText>experiments</w:delText>
        </w:r>
      </w:del>
      <w:del w:id="47" w:author="Yuanyuan Tang" w:date="2026-07-02T12:00:00Z" w16du:dateUtc="2026-07-02T10:00:00Z">
        <w:r w:rsidRPr="005E60D1" w:rsidDel="00DC2920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delText>.</w:delText>
        </w:r>
        <w:r w:rsidDel="00DC2920">
          <w:rPr>
            <w:rFonts w:ascii="Arial" w:eastAsia="Arial" w:hAnsi="Arial" w:cs="Arial"/>
            <w:color w:val="000000"/>
            <w:sz w:val="20"/>
            <w:szCs w:val="20"/>
          </w:rPr>
          <w:delText xml:space="preserve"> </w:delText>
        </w:r>
      </w:del>
      <w:ins w:id="48" w:author="Yuanyuan Tang" w:date="2026-07-02T11:51:00Z" w16du:dateUtc="2026-07-02T09:51:00Z">
        <w:r w:rsidR="00264F92">
          <w:rPr>
            <w:rFonts w:ascii="Arial" w:eastAsia="Arial" w:hAnsi="Arial" w:cs="Arial"/>
            <w:color w:val="000000"/>
            <w:sz w:val="20"/>
            <w:szCs w:val="20"/>
          </w:rPr>
          <w:t xml:space="preserve">My </w:t>
        </w:r>
        <w:r w:rsidR="00264F92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t>w</w:t>
        </w:r>
      </w:ins>
      <w:del w:id="49" w:author="Yuanyuan Tang" w:date="2026-07-02T11:51:00Z" w16du:dateUtc="2026-07-02T09:51:00Z">
        <w:r w:rsidRPr="005E60D1" w:rsidDel="00264F92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delText>W</w:delText>
        </w:r>
      </w:del>
      <w:r w:rsidRPr="005E60D1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ork has resulted in two publications on </w:t>
      </w:r>
      <w:r w:rsidRPr="005E60D1">
        <w:rPr>
          <w:rFonts w:ascii="Arial" w:eastAsia="Arial" w:hAnsi="Arial" w:cs="Arial"/>
          <w:i/>
          <w:iCs/>
          <w:color w:val="000000"/>
          <w:sz w:val="20"/>
          <w:szCs w:val="20"/>
          <w:highlight w:val="yellow"/>
        </w:rPr>
        <w:t xml:space="preserve">RNA </w:t>
      </w:r>
      <w:r w:rsidRPr="005E60D1">
        <w:rPr>
          <w:rFonts w:ascii="Arial" w:eastAsia="Arial" w:hAnsi="Arial" w:cs="Arial"/>
          <w:color w:val="000000"/>
          <w:sz w:val="20"/>
          <w:szCs w:val="20"/>
          <w:highlight w:val="yellow"/>
        </w:rPr>
        <w:t xml:space="preserve">and </w:t>
      </w:r>
      <w:r w:rsidRPr="005E60D1">
        <w:rPr>
          <w:rFonts w:ascii="Arial" w:eastAsia="Arial" w:hAnsi="Arial" w:cs="Arial"/>
          <w:i/>
          <w:iCs/>
          <w:color w:val="000000"/>
          <w:sz w:val="20"/>
          <w:szCs w:val="20"/>
          <w:highlight w:val="yellow"/>
        </w:rPr>
        <w:t>Molecular microbiology.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In parallel, I </w:t>
      </w:r>
      <w:ins w:id="50" w:author="Yuanyuan Tang" w:date="2026-07-02T11:14:00Z" w16du:dateUtc="2026-07-02T09:14:00Z">
        <w:r w:rsidR="005E60D1">
          <w:rPr>
            <w:rFonts w:ascii="Arial" w:eastAsia="Arial" w:hAnsi="Arial" w:cs="Arial"/>
            <w:color w:val="000000"/>
            <w:sz w:val="20"/>
            <w:szCs w:val="20"/>
          </w:rPr>
          <w:t>was</w:t>
        </w:r>
      </w:ins>
      <w:ins w:id="51" w:author="Yuanyuan Tang" w:date="2026-07-02T11:56:00Z" w16du:dateUtc="2026-07-02T09:56:00Z">
        <w:r w:rsidR="00264F92">
          <w:rPr>
            <w:rFonts w:ascii="Arial" w:eastAsia="Arial" w:hAnsi="Arial" w:cs="Arial" w:hint="eastAsia"/>
            <w:color w:val="000000"/>
            <w:sz w:val="20"/>
            <w:szCs w:val="20"/>
          </w:rPr>
          <w:t xml:space="preserve"> </w:t>
        </w:r>
      </w:ins>
      <w:del w:id="52" w:author="Yuanyuan Tang" w:date="2026-07-02T11:56:00Z" w16du:dateUtc="2026-07-02T09:56:00Z">
        <w:r w:rsidDel="00264F92">
          <w:rPr>
            <w:rFonts w:ascii="Arial" w:eastAsia="Arial" w:hAnsi="Arial" w:cs="Arial"/>
            <w:color w:val="000000"/>
            <w:sz w:val="20"/>
            <w:szCs w:val="20"/>
          </w:rPr>
          <w:delText xml:space="preserve">also </w:delText>
        </w:r>
      </w:del>
      <w:del w:id="53" w:author="Yuanyuan Tang" w:date="2026-07-02T11:14:00Z" w16du:dateUtc="2026-07-02T09:14:00Z">
        <w:r w:rsidDel="005E60D1">
          <w:rPr>
            <w:rFonts w:ascii="Arial" w:eastAsia="Arial" w:hAnsi="Arial" w:cs="Arial"/>
            <w:color w:val="000000"/>
            <w:sz w:val="20"/>
            <w:szCs w:val="20"/>
          </w:rPr>
          <w:delText xml:space="preserve">participated </w:delText>
        </w:r>
      </w:del>
      <w:ins w:id="54" w:author="Yuanyuan Tang" w:date="2026-07-02T11:14:00Z" w16du:dateUtc="2026-07-02T09:14:00Z">
        <w:r w:rsidR="005E60D1">
          <w:rPr>
            <w:rFonts w:ascii="Arial" w:eastAsia="Arial" w:hAnsi="Arial" w:cs="Arial"/>
            <w:color w:val="000000"/>
            <w:sz w:val="20"/>
            <w:szCs w:val="20"/>
          </w:rPr>
          <w:t xml:space="preserve">involved </w:t>
        </w:r>
      </w:ins>
      <w:r>
        <w:rPr>
          <w:rFonts w:ascii="Arial" w:eastAsia="Arial" w:hAnsi="Arial" w:cs="Arial"/>
          <w:color w:val="000000"/>
          <w:sz w:val="20"/>
          <w:szCs w:val="20"/>
        </w:rPr>
        <w:t>in a</w:t>
      </w:r>
      <w:ins w:id="55" w:author="Yuanyuan Tang" w:date="2026-07-02T11:14:00Z" w16du:dateUtc="2026-07-02T09:14:00Z">
        <w:r w:rsidR="005E60D1">
          <w:rPr>
            <w:rFonts w:ascii="Arial" w:eastAsia="Arial" w:hAnsi="Arial" w:cs="Arial"/>
            <w:color w:val="000000"/>
            <w:sz w:val="20"/>
            <w:szCs w:val="20"/>
          </w:rPr>
          <w:t>nother</w:t>
        </w:r>
      </w:ins>
      <w:r>
        <w:rPr>
          <w:rFonts w:ascii="Arial" w:eastAsia="Arial" w:hAnsi="Arial" w:cs="Arial"/>
          <w:color w:val="000000"/>
          <w:sz w:val="20"/>
          <w:szCs w:val="20"/>
        </w:rPr>
        <w:t xml:space="preserve"> project investigating host transcriptomic responses. Through characterizing transcriptomic responses after fungal stimulations with a focus on host alternative splicing and A-to-I RNA editing, we surprisingly found out that </w:t>
      </w:r>
      <w:commentRangeStart w:id="56"/>
      <w:r>
        <w:rPr>
          <w:rFonts w:ascii="Arial" w:eastAsia="Arial" w:hAnsi="Arial" w:cs="Arial"/>
          <w:color w:val="000000"/>
          <w:sz w:val="20"/>
          <w:szCs w:val="20"/>
        </w:rPr>
        <w:t xml:space="preserve">one fungus </w:t>
      </w:r>
      <w:commentRangeEnd w:id="56"/>
      <w:r w:rsidR="00DC2920">
        <w:rPr>
          <w:rStyle w:val="CommentReference"/>
          <w:rFonts w:ascii="Arial" w:eastAsia="Arial" w:hAnsi="Arial" w:cs="Arial"/>
          <w:color w:val="000000"/>
          <w:sz w:val="20"/>
          <w:szCs w:val="20"/>
        </w:rPr>
        <w:commentReference w:id="56"/>
      </w:r>
      <w:r>
        <w:rPr>
          <w:rFonts w:ascii="Arial" w:eastAsia="Arial" w:hAnsi="Arial" w:cs="Arial"/>
          <w:color w:val="000000"/>
          <w:sz w:val="20"/>
          <w:szCs w:val="20"/>
        </w:rPr>
        <w:t xml:space="preserve">can induce RNA editing as well as disrupt host RNA splicing. </w:t>
      </w:r>
      <w:ins w:id="57" w:author="Yuanyuan Tang" w:date="2026-07-02T11:58:00Z" w16du:dateUtc="2026-07-02T09:58:00Z">
        <w:r w:rsidR="00DC2920">
          <w:rPr>
            <w:rFonts w:ascii="Arial" w:eastAsia="Arial" w:hAnsi="Arial" w:cs="Arial"/>
            <w:color w:val="000000"/>
            <w:sz w:val="20"/>
            <w:szCs w:val="20"/>
          </w:rPr>
          <w:t xml:space="preserve">I was responsible </w:t>
        </w:r>
      </w:ins>
      <w:ins w:id="58" w:author="Yuanyuan Tang" w:date="2026-07-02T12:00:00Z" w16du:dateUtc="2026-07-02T10:00:00Z">
        <w:r w:rsidR="00DC2920">
          <w:rPr>
            <w:rFonts w:ascii="Arial" w:eastAsia="Arial" w:hAnsi="Arial" w:cs="Arial"/>
            <w:color w:val="000000"/>
            <w:sz w:val="20"/>
            <w:szCs w:val="20"/>
          </w:rPr>
          <w:t>for</w:t>
        </w:r>
      </w:ins>
      <w:ins w:id="59" w:author="Yuanyuan Tang" w:date="2026-07-02T12:01:00Z" w16du:dateUtc="2026-07-02T10:01:00Z">
        <w:r w:rsidR="00DC2920">
          <w:rPr>
            <w:rFonts w:ascii="Arial" w:eastAsia="Arial" w:hAnsi="Arial" w:cs="Arial"/>
            <w:color w:val="000000"/>
            <w:sz w:val="20"/>
            <w:szCs w:val="20"/>
          </w:rPr>
          <w:t xml:space="preserve"> </w:t>
        </w:r>
      </w:ins>
      <w:ins w:id="60" w:author="Yuanyuan Tang" w:date="2026-07-02T14:09:00Z" w16du:dateUtc="2026-07-02T12:09:00Z">
        <w:r w:rsidR="000C0BE1">
          <w:rPr>
            <w:rFonts w:ascii="Arial" w:eastAsia="Arial" w:hAnsi="Arial" w:cs="Arial"/>
            <w:color w:val="000000"/>
            <w:sz w:val="20"/>
            <w:szCs w:val="20"/>
          </w:rPr>
          <w:t>(</w:t>
        </w:r>
      </w:ins>
      <w:ins w:id="61" w:author="Yuanyuan Tang" w:date="2026-07-02T12:01:00Z" w16du:dateUtc="2026-07-02T10:01:00Z">
        <w:r w:rsidR="00DC2920">
          <w:rPr>
            <w:rFonts w:ascii="Arial" w:eastAsia="Arial" w:hAnsi="Arial" w:cs="Arial"/>
            <w:color w:val="000000"/>
            <w:sz w:val="20"/>
            <w:szCs w:val="20"/>
          </w:rPr>
          <w:t>or contributed to?</w:t>
        </w:r>
      </w:ins>
      <w:ins w:id="62" w:author="Yuanyuan Tang" w:date="2026-07-02T14:09:00Z" w16du:dateUtc="2026-07-02T12:09:00Z">
        <w:r w:rsidR="000C0BE1">
          <w:rPr>
            <w:rFonts w:ascii="Arial" w:eastAsia="Arial" w:hAnsi="Arial" w:cs="Arial"/>
            <w:color w:val="000000"/>
            <w:sz w:val="20"/>
            <w:szCs w:val="20"/>
          </w:rPr>
          <w:t>)</w:t>
        </w:r>
      </w:ins>
      <w:del w:id="63" w:author="Yuanyuan Tang" w:date="2026-07-02T11:56:00Z" w16du:dateUtc="2026-07-02T09:56:00Z">
        <w:r w:rsidDel="00DC2920">
          <w:rPr>
            <w:rFonts w:ascii="Arial" w:eastAsia="Arial" w:hAnsi="Arial" w:cs="Arial"/>
            <w:color w:val="000000"/>
            <w:sz w:val="20"/>
            <w:szCs w:val="20"/>
          </w:rPr>
          <w:delText>W</w:delText>
        </w:r>
      </w:del>
      <w:del w:id="64" w:author="Yuanyuan Tang" w:date="2026-07-02T11:58:00Z" w16du:dateUtc="2026-07-02T09:58:00Z">
        <w:r w:rsidDel="00DC2920">
          <w:rPr>
            <w:rFonts w:ascii="Arial" w:eastAsia="Arial" w:hAnsi="Arial" w:cs="Arial"/>
            <w:color w:val="000000"/>
            <w:sz w:val="20"/>
            <w:szCs w:val="20"/>
          </w:rPr>
          <w:delText>ork has gained me experiences</w:delText>
        </w:r>
      </w:del>
      <w:r>
        <w:rPr>
          <w:rFonts w:ascii="Arial" w:eastAsia="Arial" w:hAnsi="Arial" w:cs="Arial"/>
          <w:color w:val="000000"/>
          <w:sz w:val="20"/>
          <w:szCs w:val="20"/>
        </w:rPr>
        <w:t xml:space="preserve"> analyzing multiple RNA-seq cohorts, DEG analysis via DESeq2, alternative splicing analysis via rMATS-Turbo, RNA structure analysis via SHAPE-Map and RNA editing analysis. </w:t>
      </w:r>
      <w:ins w:id="65" w:author="Yuanyuan Tang" w:date="2026-07-02T12:00:00Z" w16du:dateUtc="2026-07-02T10:00:00Z">
        <w:r w:rsidR="00DC2920" w:rsidRPr="005E60D1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t xml:space="preserve">Through </w:t>
        </w:r>
        <w:r w:rsidR="00DC2920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t>my PhD training</w:t>
        </w:r>
        <w:r w:rsidR="00DC2920" w:rsidRPr="005E60D1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t xml:space="preserve">, I </w:t>
        </w:r>
        <w:r w:rsidR="00DC2920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t>‘ve been equipped with</w:t>
        </w:r>
        <w:r w:rsidR="00DC2920" w:rsidRPr="005E60D1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t xml:space="preserve"> </w:t>
        </w:r>
        <w:r w:rsidR="00DC2920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t>solid</w:t>
        </w:r>
        <w:r w:rsidR="00DC2920" w:rsidRPr="005E60D1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t xml:space="preserve"> wet-lab </w:t>
        </w:r>
        <w:r w:rsidR="00DC2920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t xml:space="preserve">skills, such as </w:t>
        </w:r>
        <w:commentRangeStart w:id="66"/>
        <w:r w:rsidR="00DC2920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t>microbial culturing, molecular experiments</w:t>
        </w:r>
      </w:ins>
      <w:commentRangeEnd w:id="66"/>
      <w:r w:rsidR="00DC2920">
        <w:rPr>
          <w:rStyle w:val="CommentReference"/>
          <w:rFonts w:ascii="Arial" w:eastAsia="Arial" w:hAnsi="Arial" w:cs="Arial"/>
          <w:color w:val="000000"/>
          <w:sz w:val="20"/>
          <w:szCs w:val="20"/>
          <w:highlight w:val="yellow"/>
        </w:rPr>
        <w:commentReference w:id="66"/>
      </w:r>
      <w:ins w:id="67" w:author="Yuanyuan Tang" w:date="2026-07-02T12:00:00Z" w16du:dateUtc="2026-07-02T10:00:00Z">
        <w:r w:rsidR="00DC2920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t>, and gained experiences on bioinformatics</w:t>
        </w:r>
        <w:r w:rsidR="00DC2920" w:rsidRPr="005E60D1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t>.</w:t>
        </w:r>
      </w:ins>
    </w:p>
    <w:p w14:paraId="3C3C01DC" w14:textId="77777777" w:rsidR="0056418B" w:rsidRDefault="0056418B">
      <w:pPr>
        <w:widowControl/>
        <w:spacing w:before="0" w:line="252" w:lineRule="auto"/>
        <w:ind w:right="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5202BB0" w14:textId="727C7225" w:rsidR="0056418B" w:rsidRDefault="00524AD0">
      <w:pPr>
        <w:widowControl/>
        <w:spacing w:before="0" w:line="252" w:lineRule="auto"/>
        <w:ind w:right="0"/>
        <w:jc w:val="both"/>
        <w:rPr>
          <w:rFonts w:ascii="Arial" w:eastAsia="Arial" w:hAnsi="Arial" w:cs="Arial"/>
          <w:color w:val="000000"/>
          <w:sz w:val="20"/>
          <w:szCs w:val="20"/>
        </w:rPr>
      </w:pPr>
      <w:ins w:id="68" w:author="Yuanyuan Tang" w:date="2026-07-02T13:53:00Z" w16du:dateUtc="2026-07-02T11:53:00Z">
        <w:r w:rsidRPr="00524AD0">
          <w:rPr>
            <w:rFonts w:ascii="Arial" w:eastAsia="Arial" w:hAnsi="Arial" w:cs="Arial"/>
            <w:color w:val="000000"/>
            <w:sz w:val="20"/>
            <w:szCs w:val="20"/>
          </w:rPr>
          <w:t>I would like to develop an academic career in fungal research. I believe that postdoctoral training is essential for my career development.</w:t>
        </w:r>
        <w:r>
          <w:rPr>
            <w:rFonts w:ascii="Arial" w:eastAsia="Arial" w:hAnsi="Arial" w:cs="Arial"/>
            <w:color w:val="000000"/>
            <w:sz w:val="20"/>
            <w:szCs w:val="20"/>
          </w:rPr>
          <w:t xml:space="preserve"> </w:t>
        </w:r>
      </w:ins>
      <w:del w:id="69" w:author="Yuanyuan Tang" w:date="2026-07-02T12:06:00Z" w16du:dateUtc="2026-07-02T10:06:00Z">
        <w:r w:rsidDel="007A3D4C">
          <w:rPr>
            <w:rFonts w:ascii="Arial" w:eastAsia="Arial" w:hAnsi="Arial" w:cs="Arial" w:hint="eastAsia"/>
            <w:color w:val="000000"/>
            <w:sz w:val="20"/>
            <w:szCs w:val="20"/>
          </w:rPr>
          <w:delText xml:space="preserve">Based on the job description, </w:delText>
        </w:r>
      </w:del>
      <w:ins w:id="70" w:author="Yuanyuan Tang" w:date="2026-07-02T13:37:00Z" w16du:dateUtc="2026-07-02T11:37:00Z">
        <w:r w:rsidR="00CA16E1">
          <w:rPr>
            <w:rFonts w:ascii="Arial" w:eastAsia="Arial" w:hAnsi="Arial" w:cs="Arial"/>
            <w:color w:val="000000"/>
            <w:sz w:val="20"/>
            <w:szCs w:val="20"/>
          </w:rPr>
          <w:t>I found t</w:t>
        </w:r>
      </w:ins>
      <w:del w:id="71" w:author="Yuanyuan Tang" w:date="2026-07-02T13:35:00Z" w16du:dateUtc="2026-07-02T11:35:00Z">
        <w:r w:rsidDel="009250B2">
          <w:rPr>
            <w:rFonts w:ascii="Arial" w:eastAsia="Arial" w:hAnsi="Arial" w:cs="Arial" w:hint="eastAsia"/>
            <w:color w:val="000000"/>
            <w:sz w:val="20"/>
            <w:szCs w:val="20"/>
          </w:rPr>
          <w:delText>t</w:delText>
        </w:r>
      </w:del>
      <w:r>
        <w:rPr>
          <w:rFonts w:ascii="Arial" w:eastAsia="Arial" w:hAnsi="Arial" w:cs="Arial"/>
          <w:color w:val="000000"/>
          <w:sz w:val="20"/>
          <w:szCs w:val="20"/>
        </w:rPr>
        <w:t>he prerequisites</w:t>
      </w:r>
      <w:ins w:id="72" w:author="Yuanyuan Tang" w:date="2026-07-02T12:06:00Z" w16du:dateUtc="2026-07-02T10:06:00Z">
        <w:r w:rsidR="007A3D4C">
          <w:rPr>
            <w:rFonts w:ascii="Arial" w:eastAsia="Arial" w:hAnsi="Arial" w:cs="Arial"/>
            <w:color w:val="000000"/>
            <w:sz w:val="20"/>
            <w:szCs w:val="20"/>
          </w:rPr>
          <w:t xml:space="preserve"> of the post</w:t>
        </w:r>
      </w:ins>
      <w:ins w:id="73" w:author="Yuanyuan Tang" w:date="2026-07-02T12:07:00Z" w16du:dateUtc="2026-07-02T10:07:00Z">
        <w:r w:rsidR="007A3D4C">
          <w:rPr>
            <w:rFonts w:ascii="Arial" w:eastAsia="Arial" w:hAnsi="Arial" w:cs="Arial"/>
            <w:color w:val="000000"/>
            <w:sz w:val="20"/>
            <w:szCs w:val="20"/>
          </w:rPr>
          <w:t xml:space="preserve">doc position </w:t>
        </w:r>
      </w:ins>
      <w:ins w:id="74" w:author="Yuanyuan Tang" w:date="2026-07-02T13:35:00Z" w16du:dateUtc="2026-07-02T11:35:00Z">
        <w:r w:rsidR="009250B2">
          <w:rPr>
            <w:rFonts w:ascii="Arial" w:eastAsia="Arial" w:hAnsi="Arial" w:cs="Arial"/>
            <w:color w:val="000000"/>
            <w:sz w:val="20"/>
            <w:szCs w:val="20"/>
          </w:rPr>
          <w:t>in your group regarding</w:t>
        </w:r>
      </w:ins>
      <w:ins w:id="75" w:author="Yuanyuan Tang" w:date="2026-07-02T12:07:00Z" w16du:dateUtc="2026-07-02T10:07:00Z">
        <w:r w:rsidR="007A3D4C">
          <w:rPr>
            <w:rFonts w:ascii="Arial" w:eastAsia="Arial" w:hAnsi="Arial" w:cs="Arial"/>
            <w:color w:val="000000"/>
            <w:sz w:val="20"/>
            <w:szCs w:val="20"/>
          </w:rPr>
          <w:t xml:space="preserve"> “pH and salinity …”</w:t>
        </w:r>
      </w:ins>
      <w:r>
        <w:rPr>
          <w:rFonts w:ascii="Arial" w:eastAsia="Arial" w:hAnsi="Arial" w:cs="Arial"/>
          <w:color w:val="000000"/>
          <w:sz w:val="20"/>
          <w:szCs w:val="20"/>
        </w:rPr>
        <w:t xml:space="preserve"> align </w:t>
      </w:r>
      <w:ins w:id="76" w:author="Yuanyuan Tang" w:date="2026-07-02T11:09:00Z" w16du:dateUtc="2026-07-02T09:09:00Z">
        <w:r w:rsidR="005E60D1">
          <w:rPr>
            <w:rFonts w:ascii="Arial" w:eastAsia="Arial" w:hAnsi="Arial" w:cs="Arial"/>
            <w:color w:val="000000"/>
            <w:sz w:val="20"/>
            <w:szCs w:val="20"/>
          </w:rPr>
          <w:t xml:space="preserve">well </w:t>
        </w:r>
      </w:ins>
      <w:r>
        <w:rPr>
          <w:rFonts w:ascii="Arial" w:eastAsia="Arial" w:hAnsi="Arial" w:cs="Arial"/>
          <w:color w:val="000000"/>
          <w:sz w:val="20"/>
          <w:szCs w:val="20"/>
        </w:rPr>
        <w:t xml:space="preserve">with </w:t>
      </w:r>
      <w:commentRangeStart w:id="77"/>
      <w:r>
        <w:rPr>
          <w:rFonts w:ascii="Arial" w:eastAsia="Arial" w:hAnsi="Arial" w:cs="Arial"/>
          <w:color w:val="000000"/>
          <w:sz w:val="20"/>
          <w:szCs w:val="20"/>
        </w:rPr>
        <w:t>my background</w:t>
      </w:r>
      <w:commentRangeEnd w:id="77"/>
      <w:r>
        <w:rPr>
          <w:rStyle w:val="CommentReference"/>
          <w:rFonts w:ascii="Arial" w:eastAsia="Arial" w:hAnsi="Arial" w:cs="Arial"/>
          <w:color w:val="000000"/>
          <w:sz w:val="20"/>
          <w:szCs w:val="20"/>
        </w:rPr>
        <w:commentReference w:id="77"/>
      </w:r>
      <w:del w:id="78" w:author="Yuanyuan Tang" w:date="2026-07-02T12:01:00Z" w16du:dateUtc="2026-07-02T10:01:00Z">
        <w:r w:rsidDel="00DC2920">
          <w:rPr>
            <w:rFonts w:ascii="Arial" w:eastAsia="Arial" w:hAnsi="Arial" w:cs="Arial"/>
            <w:color w:val="000000"/>
            <w:sz w:val="20"/>
            <w:szCs w:val="20"/>
          </w:rPr>
          <w:delText xml:space="preserve"> in fungal biology</w:delText>
        </w:r>
      </w:del>
      <w:r>
        <w:rPr>
          <w:rFonts w:ascii="Arial" w:eastAsia="Arial" w:hAnsi="Arial" w:cs="Arial"/>
          <w:color w:val="000000"/>
          <w:sz w:val="20"/>
          <w:szCs w:val="20"/>
        </w:rPr>
        <w:t xml:space="preserve">. </w:t>
      </w:r>
      <w:ins w:id="79" w:author="Yuanyuan Tang" w:date="2026-07-02T13:39:00Z" w16du:dateUtc="2026-07-02T11:39:00Z">
        <w:r w:rsidR="00CA16E1">
          <w:rPr>
            <w:rFonts w:ascii="Arial" w:eastAsia="Arial" w:hAnsi="Arial" w:cs="Arial"/>
            <w:color w:val="000000"/>
            <w:sz w:val="20"/>
            <w:szCs w:val="20"/>
          </w:rPr>
          <w:t xml:space="preserve">My expertise lies in the host-fungal system at the molecular level, </w:t>
        </w:r>
        <w:del w:id="80" w:author="Yuanyuan Tang" w:date="2026-07-02T13:39:00Z" w16du:dateUtc="2026-07-02T11:39:00Z">
          <w:r w:rsidR="00CA16E1" w:rsidDel="00CA16E1">
            <w:rPr>
              <w:rFonts w:ascii="Arial" w:eastAsia="Arial" w:hAnsi="Arial" w:cs="Arial"/>
              <w:color w:val="000000"/>
              <w:sz w:val="20"/>
              <w:szCs w:val="20"/>
            </w:rPr>
            <w:delText>the</w:delText>
          </w:r>
        </w:del>
        <w:r w:rsidR="00CA16E1">
          <w:rPr>
            <w:rFonts w:ascii="Arial" w:eastAsia="Arial" w:hAnsi="Arial" w:cs="Arial"/>
            <w:color w:val="000000"/>
            <w:sz w:val="20"/>
            <w:szCs w:val="20"/>
          </w:rPr>
          <w:t xml:space="preserve">which is essential </w:t>
        </w:r>
      </w:ins>
      <w:ins w:id="81" w:author="Yuanyuan Tang" w:date="2026-07-02T13:40:00Z" w16du:dateUtc="2026-07-02T11:40:00Z">
        <w:r w:rsidR="00CA16E1">
          <w:rPr>
            <w:rFonts w:ascii="Arial" w:eastAsia="Arial" w:hAnsi="Arial" w:cs="Arial"/>
            <w:color w:val="000000"/>
            <w:sz w:val="20"/>
            <w:szCs w:val="20"/>
          </w:rPr>
          <w:t>for understanding</w:t>
        </w:r>
      </w:ins>
      <w:ins w:id="82" w:author="Yuanyuan Tang" w:date="2026-07-02T13:42:00Z" w16du:dateUtc="2026-07-02T11:42:00Z">
        <w:r w:rsidR="00CA16E1">
          <w:rPr>
            <w:rFonts w:ascii="Arial" w:eastAsia="Arial" w:hAnsi="Arial" w:cs="Arial"/>
            <w:color w:val="000000"/>
            <w:sz w:val="20"/>
            <w:szCs w:val="20"/>
          </w:rPr>
          <w:t xml:space="preserve"> </w:t>
        </w:r>
      </w:ins>
      <w:ins w:id="83" w:author="Yuanyuan Tang" w:date="2026-07-02T13:39:00Z" w16du:dateUtc="2026-07-02T11:39:00Z">
        <w:del w:id="84" w:author="Yuanyuan Tang" w:date="2026-07-02T13:40:00Z" w16du:dateUtc="2026-07-02T11:40:00Z">
          <w:r w:rsidR="00CA16E1" w:rsidDel="00CA16E1">
            <w:rPr>
              <w:rFonts w:ascii="Arial" w:eastAsia="Arial" w:hAnsi="Arial" w:cs="Arial"/>
              <w:color w:val="000000"/>
              <w:sz w:val="20"/>
              <w:szCs w:val="20"/>
            </w:rPr>
            <w:delText xml:space="preserve"> core principle of </w:delText>
          </w:r>
        </w:del>
        <w:del w:id="85" w:author="Yuanyuan Tang" w:date="2026-07-02T13:41:00Z" w16du:dateUtc="2026-07-02T11:41:00Z">
          <w:r w:rsidR="00CA16E1" w:rsidDel="00CA16E1">
            <w:rPr>
              <w:rFonts w:ascii="Arial" w:eastAsia="Arial" w:hAnsi="Arial" w:cs="Arial"/>
              <w:color w:val="000000"/>
              <w:sz w:val="20"/>
              <w:szCs w:val="20"/>
            </w:rPr>
            <w:delText xml:space="preserve">fighting </w:delText>
          </w:r>
        </w:del>
        <w:r w:rsidR="00CA16E1">
          <w:rPr>
            <w:rFonts w:ascii="Arial" w:eastAsia="Arial" w:hAnsi="Arial" w:cs="Arial"/>
            <w:color w:val="000000"/>
            <w:sz w:val="20"/>
            <w:szCs w:val="20"/>
          </w:rPr>
          <w:t xml:space="preserve">human fungal </w:t>
        </w:r>
        <w:del w:id="86" w:author="Yuanyuan Tang" w:date="2026-07-02T13:41:00Z" w16du:dateUtc="2026-07-02T11:41:00Z">
          <w:r w:rsidR="00CA16E1" w:rsidDel="00CA16E1">
            <w:rPr>
              <w:rFonts w:ascii="Arial" w:eastAsia="Arial" w:hAnsi="Arial" w:cs="Arial"/>
              <w:color w:val="000000"/>
              <w:sz w:val="20"/>
              <w:szCs w:val="20"/>
            </w:rPr>
            <w:delText>pathogens</w:delText>
          </w:r>
        </w:del>
      </w:ins>
      <w:ins w:id="87" w:author="Yuanyuan Tang" w:date="2026-07-02T13:41:00Z" w16du:dateUtc="2026-07-02T11:41:00Z">
        <w:r w:rsidR="00CA16E1">
          <w:rPr>
            <w:rFonts w:ascii="Arial" w:eastAsia="Arial" w:hAnsi="Arial" w:cs="Arial"/>
            <w:color w:val="000000"/>
            <w:sz w:val="20"/>
            <w:szCs w:val="20"/>
          </w:rPr>
          <w:t>infection</w:t>
        </w:r>
      </w:ins>
      <w:ins w:id="88" w:author="Yuanyuan Tang" w:date="2026-07-02T13:42:00Z" w16du:dateUtc="2026-07-02T11:42:00Z">
        <w:r w:rsidR="00CA16E1">
          <w:rPr>
            <w:rFonts w:ascii="Arial" w:eastAsia="Arial" w:hAnsi="Arial" w:cs="Arial"/>
            <w:color w:val="000000"/>
            <w:sz w:val="20"/>
            <w:szCs w:val="20"/>
          </w:rPr>
          <w:t>s</w:t>
        </w:r>
      </w:ins>
      <w:ins w:id="89" w:author="Yuanyuan Tang" w:date="2026-07-02T13:39:00Z" w16du:dateUtc="2026-07-02T11:39:00Z">
        <w:del w:id="90" w:author="Yuanyuan Tang" w:date="2026-07-02T13:41:00Z" w16du:dateUtc="2026-07-02T11:41:00Z">
          <w:r w:rsidR="00CA16E1" w:rsidDel="00CA16E1">
            <w:rPr>
              <w:rFonts w:ascii="Arial" w:eastAsia="Arial" w:hAnsi="Arial" w:cs="Arial"/>
              <w:color w:val="000000"/>
              <w:sz w:val="20"/>
              <w:szCs w:val="20"/>
            </w:rPr>
            <w:delText xml:space="preserve"> is the same</w:delText>
          </w:r>
        </w:del>
        <w:r w:rsidR="00CA16E1">
          <w:rPr>
            <w:rFonts w:ascii="Arial" w:eastAsia="Arial" w:hAnsi="Arial" w:cs="Arial"/>
            <w:color w:val="000000"/>
            <w:sz w:val="20"/>
            <w:szCs w:val="20"/>
          </w:rPr>
          <w:t xml:space="preserve">. </w:t>
        </w:r>
      </w:ins>
      <w:r>
        <w:rPr>
          <w:rFonts w:ascii="Arial" w:eastAsia="Arial" w:hAnsi="Arial" w:cs="Arial"/>
          <w:color w:val="000000"/>
          <w:sz w:val="20"/>
          <w:szCs w:val="20"/>
        </w:rPr>
        <w:t>I have knowledge of opportunistic fung</w:t>
      </w:r>
      <w:ins w:id="91" w:author="Yuanyuan Tang" w:date="2026-07-02T13:44:00Z" w16du:dateUtc="2026-07-02T11:44:00Z">
        <w:r w:rsidR="00CA16E1">
          <w:rPr>
            <w:rFonts w:ascii="Arial" w:eastAsia="Arial" w:hAnsi="Arial" w:cs="Arial"/>
            <w:color w:val="000000"/>
            <w:sz w:val="20"/>
            <w:szCs w:val="20"/>
          </w:rPr>
          <w:t>al pathogens</w:t>
        </w:r>
      </w:ins>
      <w:del w:id="92" w:author="Yuanyuan Tang" w:date="2026-07-02T13:44:00Z" w16du:dateUtc="2026-07-02T11:44:00Z">
        <w:r w:rsidDel="00CA16E1">
          <w:rPr>
            <w:rFonts w:ascii="Arial" w:eastAsia="Arial" w:hAnsi="Arial" w:cs="Arial"/>
            <w:color w:val="000000"/>
            <w:sz w:val="20"/>
            <w:szCs w:val="20"/>
          </w:rPr>
          <w:delText>i</w:delText>
        </w:r>
      </w:del>
      <w:r>
        <w:rPr>
          <w:rFonts w:ascii="Arial" w:eastAsia="Arial" w:hAnsi="Arial" w:cs="Arial"/>
          <w:color w:val="000000"/>
          <w:sz w:val="20"/>
          <w:szCs w:val="20"/>
        </w:rPr>
        <w:t xml:space="preserve">, including environment fungus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A. fumigatus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and commensal fungus 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C. albicans.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 have experience in analyzing transcriptomic data in an HPC environment, and I am interested in expanding my skillset to other omic</w:t>
      </w:r>
      <w:del w:id="93" w:author="Yuanyuan Tang" w:date="2026-07-02T11:09:00Z" w16du:dateUtc="2026-07-02T09:09:00Z">
        <w:r w:rsidDel="005E60D1">
          <w:rPr>
            <w:rFonts w:ascii="Arial" w:eastAsia="Arial" w:hAnsi="Arial" w:cs="Arial"/>
            <w:color w:val="000000"/>
            <w:sz w:val="20"/>
            <w:szCs w:val="20"/>
          </w:rPr>
          <w:delText xml:space="preserve"> </w:delText>
        </w:r>
      </w:del>
      <w:ins w:id="94" w:author="Yuanyuan Tang" w:date="2026-07-02T11:09:00Z" w16du:dateUtc="2026-07-02T09:09:00Z">
        <w:r w:rsidR="005E60D1">
          <w:rPr>
            <w:rFonts w:ascii="Arial" w:eastAsia="Arial" w:hAnsi="Arial" w:cs="Arial"/>
            <w:color w:val="000000"/>
            <w:sz w:val="20"/>
            <w:szCs w:val="20"/>
          </w:rPr>
          <w:t>s</w:t>
        </w:r>
      </w:ins>
      <w:del w:id="95" w:author="Yuanyuan Tang" w:date="2026-07-02T11:09:00Z" w16du:dateUtc="2026-07-02T09:09:00Z">
        <w:r w:rsidDel="005E60D1">
          <w:rPr>
            <w:rFonts w:ascii="Arial" w:eastAsia="Arial" w:hAnsi="Arial" w:cs="Arial"/>
            <w:color w:val="000000"/>
            <w:sz w:val="20"/>
            <w:szCs w:val="20"/>
          </w:rPr>
          <w:delText>sequencing analysis</w:delText>
        </w:r>
      </w:del>
      <w:r>
        <w:rPr>
          <w:rFonts w:ascii="Arial" w:eastAsia="Arial" w:hAnsi="Arial" w:cs="Arial"/>
          <w:color w:val="000000"/>
          <w:sz w:val="20"/>
          <w:szCs w:val="20"/>
        </w:rPr>
        <w:t xml:space="preserve">.  </w:t>
      </w:r>
      <w:del w:id="96" w:author="Yuanyuan Tang" w:date="2026-07-02T13:38:00Z" w16du:dateUtc="2026-07-02T11:38:00Z">
        <w:r w:rsidDel="00CA16E1">
          <w:rPr>
            <w:rFonts w:ascii="Arial" w:eastAsia="Arial" w:hAnsi="Arial" w:cs="Arial"/>
            <w:color w:val="000000"/>
            <w:sz w:val="20"/>
            <w:szCs w:val="20"/>
          </w:rPr>
          <w:delText>While m</w:delText>
        </w:r>
      </w:del>
      <w:del w:id="97" w:author="Yuanyuan Tang" w:date="2026-07-02T13:39:00Z" w16du:dateUtc="2026-07-02T11:39:00Z">
        <w:r w:rsidDel="00CA16E1">
          <w:rPr>
            <w:rFonts w:ascii="Arial" w:eastAsia="Arial" w:hAnsi="Arial" w:cs="Arial"/>
            <w:color w:val="000000"/>
            <w:sz w:val="20"/>
            <w:szCs w:val="20"/>
          </w:rPr>
          <w:delText>y expertise lies in the host-fungal system at the molecular level,</w:delText>
        </w:r>
      </w:del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ins w:id="98" w:author="Yuanyuan Tang" w:date="2026-07-02T13:56:00Z" w16du:dateUtc="2026-07-02T11:56:00Z">
        <w:r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t>T</w:t>
        </w:r>
        <w:r w:rsidRPr="00664ED0"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t>he opportunity to dive into multi-omics data analysis</w:t>
        </w:r>
        <w:r>
          <w:rPr>
            <w:rFonts w:ascii="Arial" w:eastAsia="Arial" w:hAnsi="Arial" w:cs="Arial"/>
            <w:color w:val="000000"/>
            <w:sz w:val="20"/>
            <w:szCs w:val="20"/>
            <w:highlight w:val="yellow"/>
          </w:rPr>
          <w:t xml:space="preserve"> in this project will </w:t>
        </w:r>
        <w:r>
          <w:rPr>
            <w:rFonts w:ascii="Arial" w:eastAsia="Arial" w:hAnsi="Arial" w:cs="Arial" w:hint="eastAsia"/>
            <w:color w:val="000000"/>
            <w:sz w:val="20"/>
            <w:szCs w:val="20"/>
            <w:highlight w:val="yellow"/>
          </w:rPr>
          <w:t>help</w:t>
        </w:r>
        <w:r>
          <w:rPr>
            <w:rFonts w:ascii="Arial" w:eastAsia="Arial" w:hAnsi="Arial" w:cs="Arial"/>
            <w:color w:val="000000"/>
            <w:sz w:val="20"/>
            <w:szCs w:val="20"/>
          </w:rPr>
          <w:t xml:space="preserve"> me to develop more computational skills.</w:t>
        </w:r>
      </w:ins>
      <w:moveFromRangeStart w:id="99" w:author="Yuanyuan Tang" w:date="2026-07-02T13:39:00Z" w:name="move233891974"/>
      <w:del w:id="100" w:author="Yuanyuan Tang" w:date="2026-07-02T13:39:00Z" w16du:dateUtc="2026-07-02T11:39:00Z">
        <w:r w:rsidDel="00CA16E1">
          <w:rPr>
            <w:rFonts w:ascii="Arial" w:eastAsia="Arial" w:hAnsi="Arial" w:cs="Arial"/>
            <w:color w:val="000000"/>
            <w:sz w:val="20"/>
            <w:szCs w:val="20"/>
          </w:rPr>
          <w:delText xml:space="preserve">the core principle of fighting human fungal pathogens is the same. </w:delText>
        </w:r>
      </w:del>
      <w:moveFromRangeEnd w:id="99"/>
    </w:p>
    <w:p w14:paraId="1E38E5D1" w14:textId="77777777" w:rsidR="0056418B" w:rsidRDefault="0056418B">
      <w:pPr>
        <w:widowControl/>
        <w:spacing w:before="0" w:line="252" w:lineRule="auto"/>
        <w:ind w:right="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7D54577" w14:textId="3B229583" w:rsidR="0056418B" w:rsidRDefault="00974AD2">
      <w:pPr>
        <w:widowControl/>
        <w:spacing w:before="0" w:line="252" w:lineRule="auto"/>
        <w:ind w:right="0"/>
        <w:jc w:val="both"/>
        <w:rPr>
          <w:rFonts w:ascii="Arial" w:eastAsia="Arial" w:hAnsi="Arial" w:cs="Arial"/>
          <w:color w:val="000000"/>
          <w:sz w:val="20"/>
          <w:szCs w:val="20"/>
        </w:rPr>
      </w:pPr>
      <w:del w:id="101" w:author="Yuanyuan Tang" w:date="2026-07-02T13:48:00Z" w16du:dateUtc="2026-07-02T11:48:00Z">
        <w:r w:rsidRPr="005E60D1" w:rsidDel="00524AD0">
          <w:rPr>
            <w:rFonts w:ascii="Arial" w:eastAsia="Arial" w:hAnsi="Arial" w:cs="Arial"/>
            <w:color w:val="000000"/>
            <w:sz w:val="20"/>
            <w:szCs w:val="20"/>
            <w:highlight w:val="yellow"/>
            <w:rPrChange w:id="102" w:author="Yuanyuan Tang" w:date="2026-07-02T11:10:00Z" w16du:dateUtc="2026-07-02T09:10:00Z">
              <w:rPr>
                <w:rFonts w:ascii="Arial" w:eastAsia="Arial" w:hAnsi="Arial" w:cs="Arial"/>
                <w:color w:val="000000"/>
                <w:sz w:val="20"/>
                <w:szCs w:val="20"/>
              </w:rPr>
            </w:rPrChange>
          </w:rPr>
          <w:delText xml:space="preserve">What </w:delText>
        </w:r>
      </w:del>
      <w:del w:id="103" w:author="Yuanyuan Tang" w:date="2026-07-02T13:49:00Z" w16du:dateUtc="2026-07-02T11:49:00Z">
        <w:r w:rsidRPr="005E60D1" w:rsidDel="00524AD0">
          <w:rPr>
            <w:rFonts w:ascii="Arial" w:eastAsia="Arial" w:hAnsi="Arial" w:cs="Arial"/>
            <w:color w:val="000000"/>
            <w:sz w:val="20"/>
            <w:szCs w:val="20"/>
            <w:highlight w:val="yellow"/>
            <w:rPrChange w:id="104" w:author="Yuanyuan Tang" w:date="2026-07-02T11:10:00Z" w16du:dateUtc="2026-07-02T09:10:00Z">
              <w:rPr>
                <w:rFonts w:ascii="Arial" w:eastAsia="Arial" w:hAnsi="Arial" w:cs="Arial"/>
                <w:color w:val="000000"/>
                <w:sz w:val="20"/>
                <w:szCs w:val="20"/>
              </w:rPr>
            </w:rPrChange>
          </w:rPr>
          <w:delText>draws me to your lab is t</w:delText>
        </w:r>
      </w:del>
      <w:del w:id="105" w:author="Yuanyuan Tang" w:date="2026-07-02T13:56:00Z" w16du:dateUtc="2026-07-02T11:56:00Z">
        <w:r w:rsidRPr="005E60D1" w:rsidDel="00524AD0">
          <w:rPr>
            <w:rFonts w:ascii="Arial" w:eastAsia="Arial" w:hAnsi="Arial" w:cs="Arial"/>
            <w:color w:val="000000"/>
            <w:sz w:val="20"/>
            <w:szCs w:val="20"/>
            <w:highlight w:val="yellow"/>
            <w:rPrChange w:id="106" w:author="Yuanyuan Tang" w:date="2026-07-02T11:10:00Z" w16du:dateUtc="2026-07-02T09:10:00Z">
              <w:rPr>
                <w:rFonts w:ascii="Arial" w:eastAsia="Arial" w:hAnsi="Arial" w:cs="Arial"/>
                <w:color w:val="000000"/>
                <w:sz w:val="20"/>
                <w:szCs w:val="20"/>
              </w:rPr>
            </w:rPrChange>
          </w:rPr>
          <w:delText>he opportunity to dive into multi-omics data analysis</w:delText>
        </w:r>
      </w:del>
      <w:del w:id="107" w:author="Yuanyuan Tang" w:date="2026-07-02T13:50:00Z" w16du:dateUtc="2026-07-02T11:50:00Z">
        <w:r w:rsidRPr="005E60D1" w:rsidDel="00524AD0">
          <w:rPr>
            <w:rFonts w:ascii="Arial" w:eastAsia="Arial" w:hAnsi="Arial" w:cs="Arial"/>
            <w:color w:val="000000"/>
            <w:sz w:val="20"/>
            <w:szCs w:val="20"/>
            <w:highlight w:val="yellow"/>
            <w:rPrChange w:id="108" w:author="Yuanyuan Tang" w:date="2026-07-02T11:10:00Z" w16du:dateUtc="2026-07-02T09:10:00Z">
              <w:rPr>
                <w:rFonts w:ascii="Arial" w:eastAsia="Arial" w:hAnsi="Arial" w:cs="Arial"/>
                <w:color w:val="000000"/>
                <w:sz w:val="20"/>
                <w:szCs w:val="20"/>
              </w:rPr>
            </w:rPrChange>
          </w:rPr>
          <w:delText>.</w:delText>
        </w:r>
        <w:r w:rsidDel="00524AD0">
          <w:rPr>
            <w:rFonts w:ascii="Arial" w:eastAsia="Arial" w:hAnsi="Arial" w:cs="Arial"/>
            <w:color w:val="000000"/>
            <w:sz w:val="20"/>
            <w:szCs w:val="20"/>
          </w:rPr>
          <w:delText xml:space="preserve"> I studied RNA regulation during my Masters and PhD, and I’d like to take the opportunity to </w:delText>
        </w:r>
      </w:del>
      <w:del w:id="109" w:author="Yuanyuan Tang" w:date="2026-07-02T13:56:00Z" w16du:dateUtc="2026-07-02T11:56:00Z">
        <w:r w:rsidDel="00524AD0">
          <w:rPr>
            <w:rFonts w:ascii="Arial" w:eastAsia="Arial" w:hAnsi="Arial" w:cs="Arial"/>
            <w:color w:val="000000"/>
            <w:sz w:val="20"/>
            <w:szCs w:val="20"/>
          </w:rPr>
          <w:delText xml:space="preserve">complement </w:delText>
        </w:r>
      </w:del>
      <w:ins w:id="110" w:author="Yuanyuan Tang" w:date="2026-07-02T13:56:00Z" w16du:dateUtc="2026-07-02T11:56:00Z">
        <w:r w:rsidR="00524AD0">
          <w:rPr>
            <w:rFonts w:ascii="Arial" w:eastAsia="Arial" w:hAnsi="Arial" w:cs="Arial"/>
            <w:color w:val="000000"/>
            <w:sz w:val="20"/>
            <w:szCs w:val="20"/>
          </w:rPr>
          <w:t>M</w:t>
        </w:r>
      </w:ins>
      <w:del w:id="111" w:author="Yuanyuan Tang" w:date="2026-07-02T13:56:00Z" w16du:dateUtc="2026-07-02T11:56:00Z">
        <w:r w:rsidDel="00524AD0">
          <w:rPr>
            <w:rFonts w:ascii="Arial" w:eastAsia="Arial" w:hAnsi="Arial" w:cs="Arial"/>
            <w:color w:val="000000"/>
            <w:sz w:val="20"/>
            <w:szCs w:val="20"/>
          </w:rPr>
          <w:delText>m</w:delText>
        </w:r>
      </w:del>
      <w:r>
        <w:rPr>
          <w:rFonts w:ascii="Arial" w:eastAsia="Arial" w:hAnsi="Arial" w:cs="Arial"/>
          <w:color w:val="000000"/>
          <w:sz w:val="20"/>
          <w:szCs w:val="20"/>
        </w:rPr>
        <w:t xml:space="preserve">y skillset </w:t>
      </w:r>
      <w:ins w:id="112" w:author="Yuanyuan Tang" w:date="2026-07-02T13:50:00Z" w16du:dateUtc="2026-07-02T11:50:00Z">
        <w:r w:rsidR="00524AD0">
          <w:rPr>
            <w:rFonts w:ascii="Arial" w:eastAsia="Arial" w:hAnsi="Arial" w:cs="Arial"/>
            <w:color w:val="000000"/>
            <w:sz w:val="20"/>
            <w:szCs w:val="20"/>
          </w:rPr>
          <w:t xml:space="preserve">on </w:t>
        </w:r>
      </w:ins>
      <w:r>
        <w:rPr>
          <w:rFonts w:ascii="Arial" w:eastAsia="Arial" w:hAnsi="Arial" w:cs="Arial"/>
          <w:color w:val="000000"/>
          <w:sz w:val="20"/>
          <w:szCs w:val="20"/>
        </w:rPr>
        <w:t xml:space="preserve">DNA technologies </w:t>
      </w:r>
      <w:ins w:id="113" w:author="Yuanyuan Tang" w:date="2026-07-02T13:57:00Z" w16du:dateUtc="2026-07-02T11:57:00Z">
        <w:r w:rsidR="00AD18BA">
          <w:rPr>
            <w:rFonts w:ascii="Arial" w:eastAsia="Arial" w:hAnsi="Arial" w:cs="Arial"/>
            <w:color w:val="000000"/>
            <w:sz w:val="20"/>
            <w:szCs w:val="20"/>
          </w:rPr>
          <w:t xml:space="preserve">will </w:t>
        </w:r>
      </w:ins>
      <w:ins w:id="114" w:author="Yuanyuan Tang" w:date="2026-07-02T13:56:00Z" w16du:dateUtc="2026-07-02T11:56:00Z">
        <w:r w:rsidR="00524AD0">
          <w:rPr>
            <w:rFonts w:ascii="Arial" w:eastAsia="Arial" w:hAnsi="Arial" w:cs="Arial"/>
            <w:color w:val="000000"/>
            <w:sz w:val="20"/>
            <w:szCs w:val="20"/>
          </w:rPr>
          <w:t xml:space="preserve">complement </w:t>
        </w:r>
      </w:ins>
      <w:r>
        <w:rPr>
          <w:rFonts w:ascii="Arial" w:eastAsia="Arial" w:hAnsi="Arial" w:cs="Arial"/>
          <w:color w:val="000000"/>
          <w:sz w:val="20"/>
          <w:szCs w:val="20"/>
        </w:rPr>
        <w:t xml:space="preserve">together with your expertise. This is realistic since genomic analysis also relies on high-throughput sequencing technology. </w:t>
      </w:r>
      <w:del w:id="115" w:author="Yuanyuan Tang" w:date="2026-07-02T13:53:00Z" w16du:dateUtc="2026-07-02T11:53:00Z">
        <w:r w:rsidDel="00524AD0">
          <w:rPr>
            <w:rFonts w:ascii="Arial" w:eastAsia="Arial" w:hAnsi="Arial" w:cs="Arial"/>
            <w:color w:val="000000"/>
            <w:sz w:val="20"/>
            <w:szCs w:val="20"/>
          </w:rPr>
          <w:delText>Second</w:delText>
        </w:r>
      </w:del>
      <w:ins w:id="116" w:author="Yuanyuan Tang" w:date="2026-07-02T13:53:00Z" w16du:dateUtc="2026-07-02T11:53:00Z">
        <w:r w:rsidR="00524AD0">
          <w:rPr>
            <w:rFonts w:ascii="Arial" w:eastAsia="Arial" w:hAnsi="Arial" w:cs="Arial"/>
            <w:color w:val="000000"/>
            <w:sz w:val="20"/>
            <w:szCs w:val="20"/>
          </w:rPr>
          <w:t>Besides</w:t>
        </w:r>
      </w:ins>
      <w:r>
        <w:rPr>
          <w:rFonts w:ascii="Arial" w:eastAsia="Arial" w:hAnsi="Arial" w:cs="Arial"/>
          <w:color w:val="000000"/>
          <w:sz w:val="20"/>
          <w:szCs w:val="20"/>
        </w:rPr>
        <w:t xml:space="preserve">, I began to investigate host response in my PhD, which created my interest in better understanding human interferon response. While you will work closely with the University Hospital Schleswig-Holstein, I believe my </w:t>
      </w:r>
      <w:del w:id="117" w:author="Yuanyuan Tang" w:date="2026-07-02T11:12:00Z" w16du:dateUtc="2026-07-02T09:12:00Z">
        <w:r w:rsidDel="005E60D1">
          <w:rPr>
            <w:rFonts w:ascii="Arial" w:eastAsia="Arial" w:hAnsi="Arial" w:cs="Arial"/>
            <w:color w:val="000000"/>
            <w:sz w:val="20"/>
            <w:szCs w:val="20"/>
          </w:rPr>
          <w:delText xml:space="preserve">limited </w:delText>
        </w:r>
      </w:del>
      <w:r>
        <w:rPr>
          <w:rFonts w:ascii="Arial" w:eastAsia="Arial" w:hAnsi="Arial" w:cs="Arial"/>
          <w:color w:val="000000"/>
          <w:sz w:val="20"/>
          <w:szCs w:val="20"/>
        </w:rPr>
        <w:t xml:space="preserve">knowledge of immunology might be helpful in the future. </w:t>
      </w:r>
      <w:del w:id="118" w:author="Yuanyuan Tang" w:date="2026-07-02T13:53:00Z" w16du:dateUtc="2026-07-02T11:53:00Z">
        <w:r w:rsidDel="00524AD0">
          <w:rPr>
            <w:rFonts w:ascii="Arial" w:eastAsia="Arial" w:hAnsi="Arial" w:cs="Arial"/>
            <w:color w:val="000000"/>
            <w:sz w:val="20"/>
            <w:szCs w:val="20"/>
          </w:rPr>
          <w:delText>Third</w:delText>
        </w:r>
      </w:del>
      <w:ins w:id="119" w:author="Yuanyuan Tang" w:date="2026-07-02T13:54:00Z" w16du:dateUtc="2026-07-02T11:54:00Z">
        <w:r w:rsidR="00524AD0">
          <w:rPr>
            <w:rFonts w:ascii="Arial" w:eastAsia="Arial" w:hAnsi="Arial" w:cs="Arial"/>
            <w:color w:val="000000"/>
            <w:sz w:val="20"/>
            <w:szCs w:val="20"/>
          </w:rPr>
          <w:t>Moreover</w:t>
        </w:r>
      </w:ins>
      <w:r>
        <w:rPr>
          <w:rFonts w:ascii="Arial" w:eastAsia="Arial" w:hAnsi="Arial" w:cs="Arial"/>
          <w:color w:val="000000"/>
          <w:sz w:val="20"/>
          <w:szCs w:val="20"/>
        </w:rPr>
        <w:t>, I am seeking an international collaborative work environment, as I find integration into a vibrant team important for my development and performing high-quality science.</w:t>
      </w:r>
      <w:ins w:id="120" w:author="Yuanyuan Tang" w:date="2026-07-02T11:12:00Z" w16du:dateUtc="2026-07-02T09:12:00Z">
        <w:r w:rsidR="005E60D1">
          <w:rPr>
            <w:rFonts w:ascii="Arial" w:eastAsia="Arial" w:hAnsi="Arial" w:cs="Arial"/>
            <w:color w:val="000000"/>
            <w:sz w:val="20"/>
            <w:szCs w:val="20"/>
          </w:rPr>
          <w:t xml:space="preserve"> </w:t>
        </w:r>
      </w:ins>
      <w:r>
        <w:rPr>
          <w:rFonts w:ascii="Arial" w:eastAsia="Arial" w:hAnsi="Arial" w:cs="Arial"/>
          <w:color w:val="000000"/>
          <w:sz w:val="20"/>
          <w:szCs w:val="20"/>
        </w:rPr>
        <w:t xml:space="preserve">I noticed your group includes members with diverse backgrounds, and I believe that bringing my perspective from fungal genetics and host-pathogen immunology could contribute fresh insights to </w:t>
      </w:r>
      <w:del w:id="121" w:author="Yuanyuan Tang" w:date="2026-07-02T13:51:00Z" w16du:dateUtc="2026-07-02T11:51:00Z">
        <w:r w:rsidDel="00524AD0">
          <w:rPr>
            <w:rFonts w:ascii="Arial" w:eastAsia="Arial" w:hAnsi="Arial" w:cs="Arial"/>
            <w:color w:val="000000"/>
            <w:sz w:val="20"/>
            <w:szCs w:val="20"/>
          </w:rPr>
          <w:delText xml:space="preserve">your </w:delText>
        </w:r>
      </w:del>
      <w:ins w:id="122" w:author="Yuanyuan Tang" w:date="2026-07-02T13:51:00Z" w16du:dateUtc="2026-07-02T11:51:00Z">
        <w:r w:rsidR="00524AD0">
          <w:rPr>
            <w:rFonts w:ascii="Arial" w:eastAsia="Arial" w:hAnsi="Arial" w:cs="Arial"/>
            <w:color w:val="000000"/>
            <w:sz w:val="20"/>
            <w:szCs w:val="20"/>
          </w:rPr>
          <w:t xml:space="preserve">related </w:t>
        </w:r>
      </w:ins>
      <w:r>
        <w:rPr>
          <w:rFonts w:ascii="Arial" w:eastAsia="Arial" w:hAnsi="Arial" w:cs="Arial"/>
          <w:color w:val="000000"/>
          <w:sz w:val="20"/>
          <w:szCs w:val="20"/>
        </w:rPr>
        <w:t>projects</w:t>
      </w:r>
      <w:ins w:id="123" w:author="Yuanyuan Tang" w:date="2026-07-02T13:51:00Z" w16du:dateUtc="2026-07-02T11:51:00Z">
        <w:r w:rsidR="00524AD0">
          <w:rPr>
            <w:rFonts w:ascii="Arial" w:eastAsia="Arial" w:hAnsi="Arial" w:cs="Arial"/>
            <w:color w:val="000000"/>
            <w:sz w:val="20"/>
            <w:szCs w:val="20"/>
          </w:rPr>
          <w:t xml:space="preserve"> in the group</w:t>
        </w:r>
      </w:ins>
      <w:r>
        <w:rPr>
          <w:rFonts w:ascii="Arial" w:eastAsia="Arial" w:hAnsi="Arial" w:cs="Arial"/>
          <w:color w:val="000000"/>
          <w:sz w:val="20"/>
          <w:szCs w:val="20"/>
        </w:rPr>
        <w:t xml:space="preserve">. </w:t>
      </w:r>
    </w:p>
    <w:p w14:paraId="1BD6A519" w14:textId="77777777" w:rsidR="0056418B" w:rsidRDefault="00000000">
      <w:pPr>
        <w:widowControl/>
        <w:spacing w:before="240" w:after="240" w:line="252" w:lineRule="auto"/>
        <w:ind w:right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Thank you for your time and consideration.</w:t>
      </w:r>
    </w:p>
    <w:p w14:paraId="148872C5" w14:textId="77777777" w:rsidR="0056418B" w:rsidRDefault="00000000">
      <w:pPr>
        <w:widowControl/>
        <w:spacing w:before="240" w:after="240" w:line="252" w:lineRule="auto"/>
        <w:ind w:right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Best,</w:t>
      </w:r>
    </w:p>
    <w:p w14:paraId="51A7BC5E" w14:textId="77777777" w:rsidR="0056418B" w:rsidRDefault="00000000">
      <w:pPr>
        <w:widowControl/>
        <w:spacing w:before="240" w:after="240" w:line="252" w:lineRule="auto"/>
        <w:ind w:right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Xiaoqing</w:t>
      </w:r>
    </w:p>
    <w:p w14:paraId="2AF242F5" w14:textId="77777777" w:rsidR="0056418B" w:rsidRDefault="0056418B">
      <w:pPr>
        <w:widowControl/>
        <w:spacing w:before="240" w:after="240" w:line="252" w:lineRule="auto"/>
        <w:ind w:right="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AFF7E8E" w14:textId="77777777" w:rsidR="0056418B" w:rsidRDefault="0056418B">
      <w:pPr>
        <w:widowControl/>
        <w:spacing w:before="0" w:after="240" w:line="276" w:lineRule="auto"/>
        <w:ind w:right="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"/>
        <w:tblpPr w:leftFromText="180" w:rightFromText="180" w:topFromText="180" w:bottomFromText="180" w:vertAnchor="text" w:tblpX="-369"/>
        <w:tblW w:w="114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6"/>
        <w:gridCol w:w="534"/>
      </w:tblGrid>
      <w:tr w:rsidR="0056418B" w14:paraId="53C79887" w14:textId="77777777">
        <w:trPr>
          <w:trHeight w:val="1275"/>
        </w:trPr>
        <w:tc>
          <w:tcPr>
            <w:tcW w:w="10956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6A6E75A" w14:textId="77777777" w:rsidR="0056418B" w:rsidRDefault="00000000">
            <w:pPr>
              <w:pStyle w:val="Title"/>
              <w:rPr>
                <w:rFonts w:ascii="Arial" w:eastAsia="Arial" w:hAnsi="Arial" w:cs="Arial"/>
                <w:sz w:val="68"/>
                <w:szCs w:val="68"/>
              </w:rPr>
            </w:pPr>
            <w:bookmarkStart w:id="124" w:name="_x8fm1uorkbaw" w:colFirst="0" w:colLast="0"/>
            <w:bookmarkEnd w:id="124"/>
            <w:r>
              <w:rPr>
                <w:rFonts w:ascii="Arial" w:eastAsia="Arial" w:hAnsi="Arial" w:cs="Arial"/>
                <w:color w:val="2079C7"/>
                <w:sz w:val="68"/>
                <w:szCs w:val="68"/>
              </w:rPr>
              <w:lastRenderedPageBreak/>
              <w:t>Xiaoqing PAN</w:t>
            </w:r>
            <w:r>
              <w:rPr>
                <w:rFonts w:ascii="Arial" w:eastAsia="Arial" w:hAnsi="Arial" w:cs="Arial"/>
                <w:sz w:val="68"/>
                <w:szCs w:val="68"/>
              </w:rPr>
              <w:t xml:space="preserve">                          </w:t>
            </w:r>
          </w:p>
          <w:p w14:paraId="6C063265" w14:textId="77777777" w:rsidR="0056418B" w:rsidRDefault="0056418B">
            <w:pPr>
              <w:spacing w:before="0" w:line="276" w:lineRule="auto"/>
              <w:rPr>
                <w:rFonts w:ascii="Arial" w:eastAsia="Arial" w:hAnsi="Arial" w:cs="Arial"/>
              </w:rPr>
            </w:pPr>
            <w:hyperlink r:id="rId13">
              <w:r>
                <w:rPr>
                  <w:rFonts w:ascii="Arial" w:eastAsia="Arial" w:hAnsi="Arial" w:cs="Arial"/>
                  <w:b/>
                  <w:bCs/>
                  <w:color w:val="1155CC"/>
                  <w:u w:val="single"/>
                </w:rPr>
                <w:t>xiaoqing.pan@uni-jena.de</w:t>
              </w:r>
            </w:hyperlink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| </w:t>
            </w:r>
            <w:hyperlink r:id="rId14">
              <w:r>
                <w:rPr>
                  <w:rFonts w:ascii="Arial" w:eastAsia="Arial" w:hAnsi="Arial" w:cs="Arial"/>
                  <w:b/>
                  <w:bCs/>
                  <w:color w:val="1155CC"/>
                  <w:u w:val="single"/>
                </w:rPr>
                <w:t>LinkedIn</w:t>
              </w:r>
            </w:hyperlink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| </w:t>
            </w:r>
            <w:hyperlink r:id="rId15">
              <w:r>
                <w:rPr>
                  <w:rFonts w:ascii="Arial" w:eastAsia="Arial" w:hAnsi="Arial" w:cs="Arial"/>
                  <w:b/>
                  <w:bCs/>
                  <w:color w:val="1155CC"/>
                  <w:u w:val="single"/>
                </w:rPr>
                <w:t>ORCID</w:t>
              </w:r>
            </w:hyperlink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| </w:t>
            </w:r>
            <w:hyperlink r:id="rId16">
              <w:r>
                <w:rPr>
                  <w:rFonts w:ascii="Arial" w:eastAsia="Arial" w:hAnsi="Arial" w:cs="Arial"/>
                  <w:b/>
                  <w:bCs/>
                  <w:color w:val="1155CC"/>
                  <w:u w:val="single"/>
                </w:rPr>
                <w:t>Website</w:t>
              </w:r>
            </w:hyperlink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| +49 15563309561 | Jena, Germany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4C85091" w14:textId="77777777" w:rsidR="0056418B" w:rsidRDefault="0056418B">
            <w:pPr>
              <w:spacing w:before="0" w:line="276" w:lineRule="auto"/>
              <w:ind w:hanging="180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  <w:tr w:rsidR="0056418B" w14:paraId="47E0B9DC" w14:textId="77777777">
        <w:trPr>
          <w:trHeight w:val="12375"/>
        </w:trPr>
        <w:tc>
          <w:tcPr>
            <w:tcW w:w="10956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B334252" w14:textId="77777777" w:rsidR="0056418B" w:rsidRDefault="00000000">
            <w:pPr>
              <w:spacing w:before="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2079C7"/>
                <w:sz w:val="22"/>
                <w:szCs w:val="22"/>
              </w:rPr>
              <w:t>SUMMARY</w:t>
            </w:r>
          </w:p>
          <w:p w14:paraId="6883FE02" w14:textId="77777777" w:rsidR="0056418B" w:rsidRDefault="00000000">
            <w:pPr>
              <w:spacing w:before="0" w:line="276" w:lineRule="auto"/>
              <w:ind w:right="3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RNA biologist and computational transcriptomics researcher with expertise in high-throughput sequencing, gene regulation, and RNA-mediated cellular responses. Experienced in integrating molecular biology with bioinformatics to study small RNAs, RNA interference, alternative splicing, and RNA editing across host and microbial systems. Proficient in RNA-seq analysis, reproducible computational workflows (R, Bash), and sequencing-based approaches for investigating post-transcriptional regulation.</w:t>
            </w:r>
          </w:p>
          <w:p w14:paraId="2AB471BD" w14:textId="77777777" w:rsidR="0056418B" w:rsidRDefault="007478C5">
            <w:pPr>
              <w:spacing w:before="0" w:line="276" w:lineRule="auto"/>
              <w:rPr>
                <w:rFonts w:ascii="Arial" w:eastAsia="Arial" w:hAnsi="Arial" w:cs="Arial"/>
                <w:b/>
                <w:bCs/>
                <w:color w:val="2079C7"/>
                <w:sz w:val="22"/>
                <w:szCs w:val="22"/>
              </w:rPr>
            </w:pPr>
            <w:r>
              <w:rPr>
                <w:noProof/>
              </w:rPr>
              <w:pict w14:anchorId="23533811">
                <v:rect id="_x0000_i1031" alt="" style="width:468pt;height:.05pt;mso-width-percent:0;mso-height-percent:0;mso-width-percent:0;mso-height-percent:0" o:hralign="center" o:hrstd="t" o:hr="t" fillcolor="#a0a0a0" stroked="f"/>
              </w:pict>
            </w:r>
          </w:p>
          <w:p w14:paraId="677C1F6C" w14:textId="77777777" w:rsidR="0056418B" w:rsidRDefault="00000000">
            <w:pPr>
              <w:spacing w:before="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2079C7"/>
                <w:sz w:val="22"/>
                <w:szCs w:val="22"/>
              </w:rPr>
              <w:t>TECHNICAL SKILLS</w:t>
            </w:r>
          </w:p>
          <w:p w14:paraId="1FCE622E" w14:textId="77777777" w:rsidR="0056418B" w:rsidRDefault="00000000">
            <w:pPr>
              <w:numPr>
                <w:ilvl w:val="0"/>
                <w:numId w:val="8"/>
              </w:numPr>
              <w:spacing w:before="0" w:line="276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Molecular Biology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: sRNA cloning, NGS library preparation, GUS reporter assays, luciferase and GFP reporter assays, Gibson Assembly Cloning, Genetic Engineering, Northern Blot, qPCR, PCR, immunostaining, LC-MS, cultivation of microorganisms (BSL-1/2), plant cultivation and tissue preparation </w:t>
            </w:r>
          </w:p>
          <w:p w14:paraId="4B99406C" w14:textId="77777777" w:rsidR="0056418B" w:rsidRDefault="00000000">
            <w:pPr>
              <w:numPr>
                <w:ilvl w:val="0"/>
                <w:numId w:val="8"/>
              </w:numPr>
              <w:spacing w:before="0" w:line="276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Bioinformatics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 RNA-seq, sRNA-seq, differential expression, alternative splicing, small RNA characterization and target prediction, data visualization, HPC (Slurm), UCSC, SwissProt, KEGG, NCBI</w:t>
            </w:r>
          </w:p>
          <w:p w14:paraId="51495489" w14:textId="77777777" w:rsidR="0056418B" w:rsidRDefault="00000000">
            <w:pPr>
              <w:numPr>
                <w:ilvl w:val="0"/>
                <w:numId w:val="8"/>
              </w:numPr>
              <w:spacing w:before="0" w:line="276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Programming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 R, Python, Bash, Git, Docker, Linux</w:t>
            </w:r>
          </w:p>
          <w:p w14:paraId="053CFBCB" w14:textId="77777777" w:rsidR="0056418B" w:rsidRDefault="00000000">
            <w:pPr>
              <w:numPr>
                <w:ilvl w:val="0"/>
                <w:numId w:val="8"/>
              </w:numPr>
              <w:spacing w:before="0" w:line="276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Language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: Chinese (native), English (fluent), German (B1)</w:t>
            </w:r>
          </w:p>
          <w:p w14:paraId="0F943D11" w14:textId="77777777" w:rsidR="0056418B" w:rsidRDefault="007478C5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noProof/>
              </w:rPr>
              <w:pict w14:anchorId="2967017B">
                <v:rect id="_x0000_i1030" alt="" style="width:468pt;height:.05pt;mso-width-percent:0;mso-height-percent:0;mso-width-percent:0;mso-height-percent:0" o:hralign="center" o:hrstd="t" o:hr="t" fillcolor="#a0a0a0" stroked="f"/>
              </w:pict>
            </w:r>
          </w:p>
          <w:p w14:paraId="44F76FFF" w14:textId="77777777" w:rsidR="0056418B" w:rsidRDefault="00000000">
            <w:pPr>
              <w:spacing w:before="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2079C7"/>
                <w:sz w:val="22"/>
                <w:szCs w:val="22"/>
              </w:rPr>
              <w:t>EXPERIENCES</w:t>
            </w:r>
          </w:p>
          <w:p w14:paraId="639053AA" w14:textId="77777777" w:rsidR="0056418B" w:rsidRDefault="00000000">
            <w:pPr>
              <w:spacing w:before="240" w:after="240" w:line="276" w:lineRule="auto"/>
              <w:ind w:right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RNA landscape of human fungal pathogen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Aspergillus fumigatus</w:t>
            </w:r>
          </w:p>
          <w:p w14:paraId="32E68C48" w14:textId="77777777" w:rsidR="0056418B" w:rsidRDefault="00000000">
            <w:pPr>
              <w:numPr>
                <w:ilvl w:val="0"/>
                <w:numId w:val="7"/>
              </w:numPr>
              <w:spacing w:before="240" w:line="276" w:lineRule="auto"/>
              <w:ind w:right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Characterized RNAi and tRNA fragments processing pathways in 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A. fumigatus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across developmental stages (conidia, mycelium), revealing morphotype-specific RNA regulatory mechanisms</w:t>
            </w:r>
          </w:p>
          <w:p w14:paraId="51A072BB" w14:textId="77777777" w:rsidR="0056418B" w:rsidRDefault="00000000">
            <w:pPr>
              <w:numPr>
                <w:ilvl w:val="0"/>
                <w:numId w:val="7"/>
              </w:numPr>
              <w:spacing w:before="0" w:line="276" w:lineRule="auto"/>
              <w:ind w:right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Analyzed differential expressed genes on mRNA-, sRNA-seq datasets, uncovering post-transcriptional regulatory networks controlling fungal development and stress response. </w:t>
            </w:r>
          </w:p>
          <w:p w14:paraId="135E6234" w14:textId="77777777" w:rsidR="0056418B" w:rsidRDefault="00000000">
            <w:pPr>
              <w:numPr>
                <w:ilvl w:val="0"/>
                <w:numId w:val="7"/>
              </w:numPr>
              <w:spacing w:before="0" w:after="240" w:line="276" w:lineRule="auto"/>
              <w:ind w:right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Validated genes of interest (sRNA, tRNA fragments, sRNA targets) via qPCR, northern blot</w:t>
            </w:r>
          </w:p>
          <w:p w14:paraId="26EA1871" w14:textId="77777777" w:rsidR="0056418B" w:rsidRDefault="00000000">
            <w:pPr>
              <w:spacing w:before="240" w:after="240" w:line="276" w:lineRule="auto"/>
              <w:ind w:right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Human PBMC transcriptome changes upon fungal stimulations</w:t>
            </w:r>
          </w:p>
          <w:p w14:paraId="7DB87FB0" w14:textId="77777777" w:rsidR="0056418B" w:rsidRDefault="00000000">
            <w:pPr>
              <w:numPr>
                <w:ilvl w:val="0"/>
                <w:numId w:val="5"/>
              </w:numPr>
              <w:spacing w:before="240" w:line="276" w:lineRule="auto"/>
              <w:ind w:right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Analyzed pathogen-specific transcriptomic signatures in human immune cells responding to fungal pathogens, characterized differential expressed genes, alternative splicing, A-to-I RNA editing, pathogen recognition receptor pathway activation</w:t>
            </w:r>
          </w:p>
          <w:p w14:paraId="2A077E92" w14:textId="77777777" w:rsidR="0056418B" w:rsidRDefault="00000000">
            <w:pPr>
              <w:numPr>
                <w:ilvl w:val="0"/>
                <w:numId w:val="5"/>
              </w:numPr>
              <w:spacing w:before="0" w:after="240" w:line="276" w:lineRule="auto"/>
              <w:ind w:right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Built HPC pipeline, wrote custom R scripts for multi-condition cohort analysis</w:t>
            </w:r>
          </w:p>
          <w:p w14:paraId="7C8F75A3" w14:textId="77777777" w:rsidR="0056418B" w:rsidRDefault="00000000">
            <w:pPr>
              <w:spacing w:before="240" w:after="240" w:line="276" w:lineRule="auto"/>
              <w:ind w:right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Human neutrophils exporting extracellular RNA upon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A. fumigatus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 confrontation</w:t>
            </w:r>
          </w:p>
          <w:p w14:paraId="26A0DCD0" w14:textId="77777777" w:rsidR="0056418B" w:rsidRDefault="00000000">
            <w:pPr>
              <w:numPr>
                <w:ilvl w:val="0"/>
                <w:numId w:val="3"/>
              </w:numPr>
              <w:spacing w:before="0" w:line="276" w:lineRule="auto"/>
              <w:ind w:right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Analyzed EV-associated sRNA, tRNA, and mRNA cargo from primary human neutrophils during fungal challenge</w:t>
            </w:r>
          </w:p>
          <w:p w14:paraId="0443CEF0" w14:textId="77777777" w:rsidR="0056418B" w:rsidRDefault="00000000">
            <w:pPr>
              <w:spacing w:before="240" w:after="240" w:line="276" w:lineRule="auto"/>
              <w:ind w:right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Non-coding RNA analysis of rice-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Xanthomonas oryzae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 interaction</w:t>
            </w:r>
          </w:p>
          <w:p w14:paraId="38668995" w14:textId="77777777" w:rsidR="0056418B" w:rsidRDefault="00000000">
            <w:pPr>
              <w:numPr>
                <w:ilvl w:val="0"/>
                <w:numId w:val="10"/>
              </w:numPr>
              <w:spacing w:before="0" w:line="276" w:lineRule="auto"/>
              <w:ind w:right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Studied how T3SS-dependent bacterial effectors from 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Xanthomonas oryzae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shape host non-coding RNA regulation; performed GUS reporter assays, plant cultivation, tissue preparation, LC-MS, qPCR, and PCR </w:t>
            </w:r>
          </w:p>
          <w:p w14:paraId="50B8DC0A" w14:textId="77777777" w:rsidR="0056418B" w:rsidRDefault="00000000">
            <w:pPr>
              <w:numPr>
                <w:ilvl w:val="0"/>
                <w:numId w:val="10"/>
              </w:numPr>
              <w:spacing w:before="0" w:line="276" w:lineRule="auto"/>
              <w:ind w:right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Engineered overexpressed and knockout mutants of circular RNA and microRNA in rice, established genetic tools that enabled investigation of ncRNA-mediated regulation</w:t>
            </w:r>
          </w:p>
          <w:p w14:paraId="5EDE4D56" w14:textId="77777777" w:rsidR="0056418B" w:rsidRDefault="00000000">
            <w:pPr>
              <w:spacing w:before="240" w:after="240" w:line="276" w:lineRule="auto"/>
              <w:ind w:right="0"/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Teaching</w:t>
            </w:r>
          </w:p>
          <w:p w14:paraId="1149D70E" w14:textId="77777777" w:rsidR="0056418B" w:rsidRDefault="00000000">
            <w:pPr>
              <w:numPr>
                <w:ilvl w:val="0"/>
                <w:numId w:val="1"/>
              </w:numPr>
              <w:spacing w:before="240" w:after="240" w:line="276" w:lineRule="auto"/>
              <w:ind w:right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Microbiology and Molecular Biology, MMB005, 2022-2025. Supervised master students investigating gene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 xml:space="preserve">regulation together with Dr. Blango and other colleagues. </w:t>
            </w:r>
          </w:p>
          <w:p w14:paraId="58CBDC65" w14:textId="77777777" w:rsidR="0056418B" w:rsidRDefault="007478C5">
            <w:pPr>
              <w:spacing w:before="0" w:line="276" w:lineRule="auto"/>
              <w:rPr>
                <w:rFonts w:ascii="Arial" w:eastAsia="Arial" w:hAnsi="Arial" w:cs="Arial"/>
                <w:b/>
                <w:bCs/>
                <w:color w:val="2079C7"/>
                <w:sz w:val="22"/>
                <w:szCs w:val="22"/>
              </w:rPr>
            </w:pPr>
            <w:r>
              <w:rPr>
                <w:noProof/>
              </w:rPr>
              <w:pict w14:anchorId="43B086BF">
                <v:rect id="_x0000_i1029" alt="" style="width:468pt;height:.05pt;mso-width-percent:0;mso-height-percent:0;mso-width-percent:0;mso-height-percent:0" o:hralign="center" o:hrstd="t" o:hr="t" fillcolor="#a0a0a0" stroked="f"/>
              </w:pict>
            </w:r>
          </w:p>
          <w:p w14:paraId="1FD30442" w14:textId="77777777" w:rsidR="0056418B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2079C7"/>
                <w:sz w:val="22"/>
                <w:szCs w:val="22"/>
              </w:rPr>
              <w:t>EDUCATION</w:t>
            </w:r>
          </w:p>
          <w:p w14:paraId="7D570B39" w14:textId="77777777" w:rsidR="0056418B" w:rsidRDefault="00000000">
            <w:pPr>
              <w:spacing w:before="0" w:line="240" w:lineRule="auto"/>
              <w:ind w:right="12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PhD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| Microbiology, Friedrich Schiller University, Germany (supervisor: Dr. Matthew Blango)                2026</w:t>
            </w:r>
          </w:p>
          <w:p w14:paraId="0F569334" w14:textId="77777777" w:rsidR="0056418B" w:rsidRDefault="0056418B">
            <w:pPr>
              <w:spacing w:before="0" w:line="240" w:lineRule="auto"/>
              <w:ind w:right="120"/>
              <w:jc w:val="both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hyperlink r:id="rId17">
              <w:r>
                <w:rPr>
                  <w:rFonts w:ascii="Arial" w:eastAsia="Arial" w:hAnsi="Arial" w:cs="Arial"/>
                  <w:i/>
                  <w:iCs/>
                  <w:color w:val="1155CC"/>
                  <w:sz w:val="20"/>
                  <w:szCs w:val="20"/>
                  <w:u w:val="single"/>
                </w:rPr>
                <w:t xml:space="preserve">Thesis: RNA regulation in host-fungal interactions: investigation of the host epitranscriptome and fungal small RNAs </w:t>
              </w:r>
            </w:hyperlink>
          </w:p>
          <w:p w14:paraId="0759F15C" w14:textId="77777777" w:rsidR="0056418B" w:rsidRDefault="0056418B">
            <w:pPr>
              <w:spacing w:before="0" w:line="240" w:lineRule="auto"/>
              <w:jc w:val="both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</w:p>
          <w:p w14:paraId="208D0421" w14:textId="77777777" w:rsidR="0056418B" w:rsidRDefault="00000000">
            <w:pPr>
              <w:spacing w:before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MSc |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Bioengineering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Chinese Academy of Sciences, China (supervisor: Dr. Kuaifei Xia)                    2021</w:t>
            </w:r>
          </w:p>
          <w:p w14:paraId="5CE4382F" w14:textId="77777777" w:rsidR="0056418B" w:rsidRDefault="0056418B">
            <w:pPr>
              <w:spacing w:before="0" w:line="240" w:lineRule="auto"/>
              <w:ind w:right="30"/>
              <w:jc w:val="both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hyperlink r:id="rId18">
              <w:r>
                <w:rPr>
                  <w:rFonts w:ascii="Arial" w:eastAsia="Arial" w:hAnsi="Arial" w:cs="Arial"/>
                  <w:i/>
                  <w:iCs/>
                  <w:color w:val="1155CC"/>
                  <w:sz w:val="20"/>
                  <w:szCs w:val="20"/>
                  <w:u w:val="single"/>
                </w:rPr>
                <w:t>Thesis: Non-coding RNAs ciR133 and miR168a-5p play roles in response to Xoo and abiotic stress in rice, respectively</w:t>
              </w:r>
            </w:hyperlink>
          </w:p>
          <w:p w14:paraId="3A4C46E1" w14:textId="77777777" w:rsidR="0056418B" w:rsidRDefault="007478C5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noProof/>
              </w:rPr>
              <w:pict w14:anchorId="4B71D3B1">
                <v:rect id="_x0000_i1028" alt="" style="width:468pt;height:.05pt;mso-width-percent:0;mso-height-percent:0;mso-width-percent:0;mso-height-percent:0" o:hralign="center" o:hrstd="t" o:hr="t" fillcolor="#a0a0a0" stroked="f"/>
              </w:pict>
            </w:r>
          </w:p>
          <w:p w14:paraId="1B47FD7B" w14:textId="77777777" w:rsidR="0056418B" w:rsidRDefault="00000000">
            <w:pPr>
              <w:spacing w:before="0"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2079C7"/>
                <w:sz w:val="22"/>
                <w:szCs w:val="22"/>
              </w:rPr>
              <w:t>PUBLICATIONS</w:t>
            </w:r>
          </w:p>
          <w:tbl>
            <w:tblPr>
              <w:tblStyle w:val="a0"/>
              <w:tblW w:w="1086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0860"/>
            </w:tblGrid>
            <w:tr w:rsidR="0056418B" w14:paraId="17223960" w14:textId="77777777">
              <w:trPr>
                <w:trHeight w:val="3375"/>
              </w:trPr>
              <w:tc>
                <w:tcPr>
                  <w:tcW w:w="10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</w:tcPr>
                <w:p w14:paraId="33D4260F" w14:textId="77777777" w:rsidR="0056418B" w:rsidRDefault="00000000" w:rsidP="000C0BE1">
                  <w:pPr>
                    <w:framePr w:hSpace="180" w:vSpace="180" w:wrap="around" w:vAnchor="text" w:hAnchor="text" w:x="-369"/>
                    <w:numPr>
                      <w:ilvl w:val="0"/>
                      <w:numId w:val="9"/>
                    </w:numPr>
                    <w:spacing w:before="0" w:line="276" w:lineRule="auto"/>
                    <w:ind w:left="54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Pan X</w:t>
                  </w: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*, Kelani AA*, Schrettenbrunner L, Prabakar S, Israni B, Blango MG. (2026). An improved description of the small RNA landscape of the human fungal pathogen </w:t>
                  </w:r>
                  <w:r>
                    <w:rPr>
                      <w:rFonts w:ascii="Arial" w:eastAsia="Arial" w:hAnsi="Arial" w:cs="Arial"/>
                      <w:i/>
                      <w:iCs/>
                      <w:color w:val="000000"/>
                      <w:sz w:val="20"/>
                      <w:szCs w:val="20"/>
                    </w:rPr>
                    <w:t>Aspergillus fumigatus</w:t>
                  </w: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. Mol Microbiol 1-12.</w:t>
                  </w:r>
                </w:p>
                <w:p w14:paraId="6CC4E723" w14:textId="77777777" w:rsidR="0056418B" w:rsidRDefault="00000000" w:rsidP="000C0BE1">
                  <w:pPr>
                    <w:framePr w:hSpace="180" w:vSpace="180" w:wrap="around" w:vAnchor="text" w:hAnchor="text" w:x="-369"/>
                    <w:numPr>
                      <w:ilvl w:val="0"/>
                      <w:numId w:val="9"/>
                    </w:numPr>
                    <w:spacing w:before="0" w:line="276" w:lineRule="auto"/>
                    <w:ind w:left="54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Pan X</w:t>
                  </w: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*, Bruch A*, Blango MG. (2024). The past, present, and future of RNA modifications in infectious disease research. ACS Infect Dis 10(12), 4017-4029.</w:t>
                  </w:r>
                </w:p>
                <w:p w14:paraId="58E413D0" w14:textId="77777777" w:rsidR="0056418B" w:rsidRDefault="00000000" w:rsidP="000C0BE1">
                  <w:pPr>
                    <w:framePr w:hSpace="180" w:vSpace="180" w:wrap="around" w:vAnchor="text" w:hAnchor="text" w:x="-369"/>
                    <w:numPr>
                      <w:ilvl w:val="0"/>
                      <w:numId w:val="9"/>
                    </w:numPr>
                    <w:spacing w:before="0" w:line="276" w:lineRule="auto"/>
                    <w:ind w:left="54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Xia K*,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Pan X</w:t>
                  </w: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*, Chen H, Xu X, Zhang M. (2023). </w:t>
                  </w:r>
                  <w:r>
                    <w:rPr>
                      <w:rFonts w:ascii="Arial" w:eastAsia="Arial" w:hAnsi="Arial" w:cs="Arial"/>
                      <w:i/>
                      <w:iCs/>
                      <w:color w:val="000000"/>
                      <w:sz w:val="20"/>
                      <w:szCs w:val="20"/>
                    </w:rPr>
                    <w:t>X00</w:t>
                  </w: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-responsive transcriptome reveals the role of the circular RNA133 in disease resistance by regulating expression of </w:t>
                  </w:r>
                  <w:r>
                    <w:rPr>
                      <w:rFonts w:ascii="Arial" w:eastAsia="Arial" w:hAnsi="Arial" w:cs="Arial"/>
                      <w:i/>
                      <w:iCs/>
                      <w:color w:val="000000"/>
                      <w:sz w:val="20"/>
                      <w:szCs w:val="20"/>
                    </w:rPr>
                    <w:t>OsARAB</w:t>
                  </w: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 in rice. Phytopathol Res 5, 22.</w:t>
                  </w:r>
                </w:p>
                <w:p w14:paraId="40D8F432" w14:textId="77777777" w:rsidR="0056418B" w:rsidRDefault="00000000" w:rsidP="000C0BE1">
                  <w:pPr>
                    <w:framePr w:hSpace="180" w:vSpace="180" w:wrap="around" w:vAnchor="text" w:hAnchor="text" w:x="-369"/>
                    <w:numPr>
                      <w:ilvl w:val="0"/>
                      <w:numId w:val="9"/>
                    </w:numPr>
                    <w:spacing w:before="0" w:line="276" w:lineRule="auto"/>
                    <w:ind w:left="54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Xia K*,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Pan X</w:t>
                  </w: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*, Zeng X, Zhang M. (2023). Rice miR168a-5p regulates seed length, nitrogen allocation and salt tolerance by targeting</w:t>
                  </w:r>
                  <w:r>
                    <w:rPr>
                      <w:rFonts w:ascii="Arial" w:eastAsia="Arial" w:hAnsi="Arial" w:cs="Arial"/>
                      <w:i/>
                      <w:iCs/>
                      <w:color w:val="000000"/>
                      <w:sz w:val="20"/>
                      <w:szCs w:val="20"/>
                    </w:rPr>
                    <w:t xml:space="preserve"> OsOFP3, OsNPF2.4</w:t>
                  </w: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, and </w:t>
                  </w:r>
                  <w:r>
                    <w:rPr>
                      <w:rFonts w:ascii="Arial" w:eastAsia="Arial" w:hAnsi="Arial" w:cs="Arial"/>
                      <w:i/>
                      <w:iCs/>
                      <w:color w:val="000000"/>
                      <w:sz w:val="20"/>
                      <w:szCs w:val="20"/>
                    </w:rPr>
                    <w:t>OsAGO1a</w:t>
                  </w: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, respectively. J. Plant Physiol 208, 153905.</w:t>
                  </w:r>
                </w:p>
                <w:p w14:paraId="5E1CEFA3" w14:textId="77777777" w:rsidR="0056418B" w:rsidRDefault="00000000" w:rsidP="000C0BE1">
                  <w:pPr>
                    <w:framePr w:hSpace="180" w:vSpace="180" w:wrap="around" w:vAnchor="text" w:hAnchor="text" w:x="-369"/>
                    <w:numPr>
                      <w:ilvl w:val="0"/>
                      <w:numId w:val="9"/>
                    </w:numPr>
                    <w:spacing w:before="0" w:line="276" w:lineRule="auto"/>
                    <w:ind w:left="540"/>
                    <w:jc w:val="both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Kelani AA, Bruch A, Rivieccio F, Visser C, Krüger T, Weaver D,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Pan X,</w:t>
                  </w: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 xml:space="preserve"> Schaeuble S, Panagiotou G, Kniemeyer O, Bromley MJ, Bowyer P, Barber AE, Brakhage AA, Blango MG. (2023). Disruption of the</w:t>
                  </w:r>
                  <w:r>
                    <w:rPr>
                      <w:rFonts w:ascii="Arial" w:eastAsia="Arial" w:hAnsi="Arial" w:cs="Arial"/>
                      <w:i/>
                      <w:iCs/>
                      <w:color w:val="000000"/>
                      <w:sz w:val="20"/>
                      <w:szCs w:val="20"/>
                    </w:rPr>
                    <w:t xml:space="preserve"> A. fumigatus </w:t>
                  </w: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RNA interference machinery alters the conidial transcriptome. RNA 29(7), 1033-1050.</w:t>
                  </w:r>
                </w:p>
              </w:tc>
            </w:tr>
          </w:tbl>
          <w:p w14:paraId="16FFE6B4" w14:textId="77777777" w:rsidR="0056418B" w:rsidRDefault="007478C5">
            <w:pPr>
              <w:spacing w:before="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noProof/>
              </w:rPr>
              <w:pict w14:anchorId="3016EBE0">
                <v:rect id="_x0000_i1027" alt="" style="width:468pt;height:.05pt;mso-width-percent:0;mso-height-percent:0;mso-width-percent:0;mso-height-percent:0" o:hralign="center" o:hrstd="t" o:hr="t" fillcolor="#a0a0a0" stroked="f"/>
              </w:pict>
            </w:r>
          </w:p>
          <w:p w14:paraId="72423E29" w14:textId="77777777" w:rsidR="0056418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2079C7"/>
                <w:sz w:val="22"/>
                <w:szCs w:val="22"/>
              </w:rPr>
              <w:t>CONFERENCES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257A2A1" w14:textId="77777777" w:rsidR="0056418B" w:rsidRDefault="00000000">
            <w:pPr>
              <w:numPr>
                <w:ilvl w:val="0"/>
                <w:numId w:val="2"/>
              </w:numPr>
              <w:spacing w:before="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2025 - Oral presentation: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German speaking Mycological Society (DMykG), Germany </w:t>
            </w:r>
          </w:p>
          <w:p w14:paraId="2706DE5F" w14:textId="77777777" w:rsidR="0056418B" w:rsidRDefault="00000000">
            <w:pPr>
              <w:numPr>
                <w:ilvl w:val="0"/>
                <w:numId w:val="2"/>
              </w:numPr>
              <w:spacing w:before="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2025 - Poster: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Gordon Research Seminar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RNA Editing, Italy </w:t>
            </w:r>
          </w:p>
          <w:p w14:paraId="4D8D9AEF" w14:textId="77777777" w:rsidR="0056418B" w:rsidRDefault="00000000">
            <w:pPr>
              <w:numPr>
                <w:ilvl w:val="0"/>
                <w:numId w:val="2"/>
              </w:numPr>
              <w:spacing w:before="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2024 - Oral presentation: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Jena RNA Club Symposium, Germany </w:t>
            </w:r>
          </w:p>
          <w:p w14:paraId="4C7D940C" w14:textId="77777777" w:rsidR="0056418B" w:rsidRDefault="00000000">
            <w:pPr>
              <w:numPr>
                <w:ilvl w:val="0"/>
                <w:numId w:val="2"/>
              </w:numPr>
              <w:spacing w:before="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2024 - Poster: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RNA Society Meeting, UK </w:t>
            </w:r>
          </w:p>
          <w:p w14:paraId="08A5664E" w14:textId="77777777" w:rsidR="0056418B" w:rsidRDefault="00000000">
            <w:pPr>
              <w:numPr>
                <w:ilvl w:val="0"/>
                <w:numId w:val="2"/>
              </w:numPr>
              <w:spacing w:before="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2023 - Poster: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EMBL - The Non-coding Genome Symposium, Germany </w:t>
            </w:r>
          </w:p>
          <w:p w14:paraId="4C527EEC" w14:textId="77777777" w:rsidR="0056418B" w:rsidRDefault="007478C5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noProof/>
              </w:rPr>
              <w:pict w14:anchorId="71C81006">
                <v:rect id="_x0000_i1026" alt="" style="width:468pt;height:.05pt;mso-width-percent:0;mso-height-percent:0;mso-width-percent:0;mso-height-percent:0" o:hralign="center" o:hrstd="t" o:hr="t" fillcolor="#a0a0a0" stroked="f"/>
              </w:pict>
            </w:r>
          </w:p>
          <w:p w14:paraId="13DC139B" w14:textId="77777777" w:rsidR="0056418B" w:rsidRDefault="00000000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2079C7"/>
                <w:sz w:val="22"/>
                <w:szCs w:val="22"/>
              </w:rPr>
              <w:t>AWARDS &amp; SCHOLARSHIP</w:t>
            </w:r>
          </w:p>
          <w:p w14:paraId="7CE8DC0D" w14:textId="77777777" w:rsidR="0056418B" w:rsidRDefault="00000000">
            <w:pPr>
              <w:numPr>
                <w:ilvl w:val="0"/>
                <w:numId w:val="6"/>
              </w:numPr>
              <w:spacing w:before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DAAD Scholarship                                                                               2021 - 2025</w:t>
            </w:r>
          </w:p>
          <w:p w14:paraId="0C4EC826" w14:textId="77777777" w:rsidR="0056418B" w:rsidRDefault="00000000">
            <w:pPr>
              <w:numPr>
                <w:ilvl w:val="0"/>
                <w:numId w:val="6"/>
              </w:numPr>
              <w:spacing w:before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Jena School for Microbial Communication (JSMC)    travel grant       2023</w:t>
            </w:r>
          </w:p>
          <w:p w14:paraId="45612329" w14:textId="77777777" w:rsidR="0056418B" w:rsidRDefault="007478C5">
            <w:pPr>
              <w:spacing w:before="0" w:line="276" w:lineRule="auto"/>
              <w:rPr>
                <w:rFonts w:ascii="Arial" w:eastAsia="Arial" w:hAnsi="Arial" w:cs="Arial"/>
              </w:rPr>
            </w:pPr>
            <w:r>
              <w:rPr>
                <w:noProof/>
              </w:rPr>
              <w:pict w14:anchorId="6E9D5367">
                <v:rect id="_x0000_i1025" alt="" style="width:468pt;height:.05pt;mso-width-percent:0;mso-height-percent:0;mso-width-percent:0;mso-height-percent:0" o:hralign="center" o:hrstd="t" o:hr="t" fillcolor="#a0a0a0" stroked="f"/>
              </w:pict>
            </w:r>
          </w:p>
          <w:p w14:paraId="3A8EAF11" w14:textId="77777777" w:rsidR="0056418B" w:rsidRDefault="00000000">
            <w:pPr>
              <w:spacing w:before="0" w:line="276" w:lineRule="auto"/>
              <w:ind w:right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2079C7"/>
                <w:sz w:val="22"/>
                <w:szCs w:val="22"/>
              </w:rPr>
              <w:t>REFEREE</w:t>
            </w:r>
          </w:p>
          <w:p w14:paraId="0EDEEA7B" w14:textId="77777777" w:rsidR="0056418B" w:rsidRDefault="00000000">
            <w:pPr>
              <w:numPr>
                <w:ilvl w:val="0"/>
                <w:numId w:val="4"/>
              </w:numPr>
              <w:spacing w:before="0" w:line="276" w:lineRule="auto"/>
              <w:ind w:right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Dr. Matthew Blango (</w:t>
            </w:r>
            <w:hyperlink r:id="rId19">
              <w:r w:rsidR="0056418B"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matthew.blango@leibniz-hki.de</w:t>
              </w:r>
            </w:hyperlink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  <w:p w14:paraId="18D63938" w14:textId="77777777" w:rsidR="0056418B" w:rsidRDefault="00000000">
            <w:pPr>
              <w:numPr>
                <w:ilvl w:val="0"/>
                <w:numId w:val="4"/>
              </w:numPr>
              <w:spacing w:before="0" w:line="276" w:lineRule="auto"/>
              <w:ind w:right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Dr. Olaf Kniemeyer (</w:t>
            </w:r>
            <w:hyperlink r:id="rId20">
              <w:r w:rsidR="0056418B"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olaf.kniemeyer@leibniz-hki.de</w:t>
              </w:r>
            </w:hyperlink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) </w:t>
            </w:r>
          </w:p>
          <w:p w14:paraId="6D5DC639" w14:textId="77777777" w:rsidR="0056418B" w:rsidRDefault="0056418B">
            <w:pPr>
              <w:spacing w:before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18A7158" w14:textId="77777777" w:rsidR="0056418B" w:rsidRDefault="0056418B">
            <w:pPr>
              <w:spacing w:before="0" w:line="240" w:lineRule="auto"/>
              <w:rPr>
                <w:rFonts w:ascii="Arial" w:eastAsia="Arial" w:hAnsi="Arial" w:cs="Arial"/>
              </w:rPr>
            </w:pPr>
          </w:p>
          <w:p w14:paraId="772B0160" w14:textId="77777777" w:rsidR="0056418B" w:rsidRDefault="0056418B">
            <w:pPr>
              <w:ind w:left="-360" w:right="-120"/>
              <w:rPr>
                <w:rFonts w:ascii="Arial" w:eastAsia="Arial" w:hAnsi="Arial" w:cs="Arial"/>
              </w:rPr>
            </w:pPr>
          </w:p>
        </w:tc>
      </w:tr>
    </w:tbl>
    <w:p w14:paraId="1346FBAD" w14:textId="77777777" w:rsidR="0056418B" w:rsidRDefault="0056418B">
      <w:pPr>
        <w:rPr>
          <w:rFonts w:ascii="Arial" w:eastAsia="Arial" w:hAnsi="Arial" w:cs="Arial"/>
          <w:sz w:val="12"/>
          <w:szCs w:val="12"/>
        </w:rPr>
      </w:pPr>
    </w:p>
    <w:sectPr w:rsidR="0056418B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3" w:author="Yuanyuan Tang" w:date="2026-07-02T14:05:00Z" w:initials="YT">
    <w:p w14:paraId="5730A83B" w14:textId="77777777" w:rsidR="00B61954" w:rsidRDefault="00B61954" w:rsidP="00B61954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我觉得按</w:t>
      </w:r>
      <w:r>
        <w:rPr>
          <w:sz w:val="20"/>
          <w:szCs w:val="20"/>
        </w:rPr>
        <w:t>z</w:t>
      </w:r>
      <w:r>
        <w:rPr>
          <w:rFonts w:hint="eastAsia"/>
          <w:sz w:val="20"/>
          <w:szCs w:val="20"/>
        </w:rPr>
        <w:t>照：表示申请意愿</w:t>
      </w:r>
      <w:r>
        <w:rPr>
          <w:sz w:val="20"/>
          <w:szCs w:val="20"/>
        </w:rPr>
        <w:t>---&gt;</w:t>
      </w:r>
      <w:r>
        <w:rPr>
          <w:rFonts w:hint="eastAsia"/>
          <w:sz w:val="20"/>
          <w:szCs w:val="20"/>
        </w:rPr>
        <w:t>展示过去工作</w:t>
      </w:r>
      <w:r>
        <w:rPr>
          <w:rFonts w:hint="eastAsia"/>
          <w:sz w:val="20"/>
          <w:szCs w:val="20"/>
        </w:rPr>
        <w:t>---&gt;</w:t>
      </w:r>
      <w:r>
        <w:rPr>
          <w:rFonts w:hint="eastAsia"/>
          <w:sz w:val="20"/>
          <w:szCs w:val="20"/>
        </w:rPr>
        <w:t>说明你将来的计划以及你的背景和这个职位如何</w:t>
      </w:r>
      <w:r>
        <w:rPr>
          <w:sz w:val="20"/>
          <w:szCs w:val="20"/>
        </w:rPr>
        <w:t>match---&gt;</w:t>
      </w:r>
      <w:r>
        <w:rPr>
          <w:rFonts w:hint="eastAsia"/>
          <w:sz w:val="20"/>
          <w:szCs w:val="20"/>
        </w:rPr>
        <w:t>最后你和这个组之间能对方互相带来什么</w:t>
      </w:r>
    </w:p>
  </w:comment>
  <w:comment w:id="56" w:author="Yuanyuan Tang" w:date="2026-07-02T12:04:00Z" w:initials="YT">
    <w:p w14:paraId="3D657B2C" w14:textId="77777777" w:rsidR="00DC2920" w:rsidRDefault="00DC2920" w:rsidP="00DC2920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这里要不就直接说是哪个真菌？如果不是保密项目的话，能具体就具体一点</w:t>
      </w:r>
    </w:p>
  </w:comment>
  <w:comment w:id="66" w:author="Yuanyuan Tang" w:date="2026-07-02T12:05:00Z" w:initials="YT">
    <w:p w14:paraId="5E093C06" w14:textId="77777777" w:rsidR="00DC2920" w:rsidRDefault="00DC2920" w:rsidP="00DC2920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这里你根据具体的情况写</w:t>
      </w:r>
    </w:p>
  </w:comment>
  <w:comment w:id="77" w:author="Yuanyuan Tang" w:date="2026-07-02T13:54:00Z" w:initials="YT">
    <w:p w14:paraId="28562A5F" w14:textId="77777777" w:rsidR="00524AD0" w:rsidRDefault="00524AD0" w:rsidP="00524AD0">
      <w:r>
        <w:rPr>
          <w:rStyle w:val="CommentReference"/>
        </w:rPr>
        <w:annotationRef/>
      </w:r>
      <w:r>
        <w:rPr>
          <w:sz w:val="20"/>
          <w:szCs w:val="20"/>
        </w:rPr>
        <w:t>background</w:t>
      </w:r>
      <w:r>
        <w:rPr>
          <w:rFonts w:hint="eastAsia"/>
          <w:sz w:val="20"/>
          <w:szCs w:val="20"/>
        </w:rPr>
        <w:t>这部分我觉得你可以再写详细一点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730A83B" w15:done="0"/>
  <w15:commentEx w15:paraId="3D657B2C" w15:done="0"/>
  <w15:commentEx w15:paraId="5E093C06" w15:done="0"/>
  <w15:commentEx w15:paraId="28562A5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A382E0A" w16cex:dateUtc="2026-07-02T12:05:00Z"/>
  <w16cex:commentExtensible w16cex:durableId="69F4978E" w16cex:dateUtc="2026-07-02T10:04:00Z"/>
  <w16cex:commentExtensible w16cex:durableId="53CAD0AC" w16cex:dateUtc="2026-07-02T10:05:00Z"/>
  <w16cex:commentExtensible w16cex:durableId="0FA9C513" w16cex:dateUtc="2026-07-02T11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730A83B" w16cid:durableId="2A382E0A"/>
  <w16cid:commentId w16cid:paraId="3D657B2C" w16cid:durableId="69F4978E"/>
  <w16cid:commentId w16cid:paraId="5E093C06" w16cid:durableId="53CAD0AC"/>
  <w16cid:commentId w16cid:paraId="28562A5F" w16cid:durableId="0FA9C51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9BD705E-1869-7844-8F12-D08FCB7631A2}"/>
    <w:embedBold r:id="rId2" w:fontKey="{F1CADCCC-91BD-8840-8E8C-722FD586BC55}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  <w:embedRegular r:id="rId3" w:fontKey="{83B93B45-5CCF-9A41-96FF-3A23958E9631}"/>
    <w:embedBold r:id="rId4" w:fontKey="{13E038A1-4927-8B4B-AF8F-7C60B0F90BD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5" w:subsetted="1" w:fontKey="{E0851510-1C58-AA44-827A-6A8199133083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6" w:fontKey="{777590D4-0241-7B4D-844C-82CDE15DE1C5}"/>
    <w:embedBold r:id="rId7" w:fontKey="{3BCC36EE-EDA8-F54F-B276-1A827DC40E62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Regular r:id="rId8" w:fontKey="{7F5A8FC0-5BB9-E240-B112-A7EE7FA202AD}"/>
    <w:embedItalic r:id="rId9" w:fontKey="{8AAC5C35-8572-A640-830F-1F2CC8D7146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0" w:fontKey="{F975F9E7-E7EF-9040-9873-4034312BFB6D}"/>
    <w:embedBold r:id="rId11" w:fontKey="{047AC4DF-BEDB-634F-8AD2-387E6DBB3B42}"/>
    <w:embedItalic r:id="rId12" w:fontKey="{42594B5A-151A-F549-91BC-86878466F4D8}"/>
    <w:embedBoldItalic r:id="rId13" w:fontKey="{F762281D-A3D4-D947-A585-AA48C42FD9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05BEFD2D-238C-5E44-93A0-7526ECE700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AACA517C-E2B0-C14A-AE40-6B54ECF386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5F258D"/>
    <w:multiLevelType w:val="multilevel"/>
    <w:tmpl w:val="7F1612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9A583B"/>
    <w:multiLevelType w:val="multilevel"/>
    <w:tmpl w:val="1FE29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E1161E"/>
    <w:multiLevelType w:val="multilevel"/>
    <w:tmpl w:val="62E2D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8C7C9D"/>
    <w:multiLevelType w:val="multilevel"/>
    <w:tmpl w:val="EB780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1B5B25"/>
    <w:multiLevelType w:val="multilevel"/>
    <w:tmpl w:val="BFB87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7E65DF"/>
    <w:multiLevelType w:val="multilevel"/>
    <w:tmpl w:val="E31070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8F96FD7"/>
    <w:multiLevelType w:val="multilevel"/>
    <w:tmpl w:val="A46EB0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9A10225"/>
    <w:multiLevelType w:val="multilevel"/>
    <w:tmpl w:val="D6703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2AC11E2"/>
    <w:multiLevelType w:val="multilevel"/>
    <w:tmpl w:val="872E6F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E014F00"/>
    <w:multiLevelType w:val="multilevel"/>
    <w:tmpl w:val="D7766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128324">
    <w:abstractNumId w:val="4"/>
  </w:num>
  <w:num w:numId="2" w16cid:durableId="1804232674">
    <w:abstractNumId w:val="6"/>
  </w:num>
  <w:num w:numId="3" w16cid:durableId="1473908529">
    <w:abstractNumId w:val="0"/>
  </w:num>
  <w:num w:numId="4" w16cid:durableId="778448949">
    <w:abstractNumId w:val="7"/>
  </w:num>
  <w:num w:numId="5" w16cid:durableId="1069619559">
    <w:abstractNumId w:val="9"/>
  </w:num>
  <w:num w:numId="6" w16cid:durableId="1017270889">
    <w:abstractNumId w:val="5"/>
  </w:num>
  <w:num w:numId="7" w16cid:durableId="570232247">
    <w:abstractNumId w:val="1"/>
  </w:num>
  <w:num w:numId="8" w16cid:durableId="593586336">
    <w:abstractNumId w:val="2"/>
  </w:num>
  <w:num w:numId="9" w16cid:durableId="1544250356">
    <w:abstractNumId w:val="8"/>
  </w:num>
  <w:num w:numId="10" w16cid:durableId="124067115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Yuanyuan Tang">
    <w15:presenceInfo w15:providerId="Windows Live" w15:userId="95864fc585bc8360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oNotDisplayPageBoundaries/>
  <w:embedTrueTypeFonts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18B"/>
    <w:rsid w:val="0008215D"/>
    <w:rsid w:val="000C0BE1"/>
    <w:rsid w:val="00264F92"/>
    <w:rsid w:val="00355AEA"/>
    <w:rsid w:val="00524AD0"/>
    <w:rsid w:val="0056418B"/>
    <w:rsid w:val="005E60D1"/>
    <w:rsid w:val="007478C5"/>
    <w:rsid w:val="007A3D4C"/>
    <w:rsid w:val="00921925"/>
    <w:rsid w:val="009250B2"/>
    <w:rsid w:val="00974AD2"/>
    <w:rsid w:val="00AD18BA"/>
    <w:rsid w:val="00B61954"/>
    <w:rsid w:val="00B80BC2"/>
    <w:rsid w:val="00C928B5"/>
    <w:rsid w:val="00CA16E1"/>
    <w:rsid w:val="00D97A6E"/>
    <w:rsid w:val="00DB1D48"/>
    <w:rsid w:val="00DC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3A0F6"/>
  <w15:docId w15:val="{1F849F5F-644E-8D43-9AB4-E3D9EB6AA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Merriweather" w:eastAsia="SimSun" w:hAnsi="Merriweather" w:cs="Merriweather"/>
        <w:color w:val="666666"/>
        <w:sz w:val="18"/>
        <w:szCs w:val="18"/>
        <w:lang w:val="en" w:eastAsia="zh-CN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bCs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bCs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5E60D1"/>
    <w:pPr>
      <w:widowControl/>
      <w:spacing w:before="0" w:line="240" w:lineRule="auto"/>
      <w:ind w:right="0"/>
    </w:pPr>
  </w:style>
  <w:style w:type="character" w:styleId="CommentReference">
    <w:name w:val="annotation reference"/>
    <w:basedOn w:val="DefaultParagraphFont"/>
    <w:uiPriority w:val="99"/>
    <w:semiHidden/>
    <w:unhideWhenUsed/>
    <w:rsid w:val="00974A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4A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4A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4A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4A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mscofield.github.io/xiaoqingpan/" TargetMode="External"/><Relationship Id="rId13" Type="http://schemas.openxmlformats.org/officeDocument/2006/relationships/hyperlink" Target="mailto:xiaoqing.pan@uni-jena.de" TargetMode="External"/><Relationship Id="rId18" Type="http://schemas.openxmlformats.org/officeDocument/2006/relationships/hyperlink" Target="https://pamscofield.github.io/xiaoqingpan/uploads/%e6%bd%98%e6%99%93%e6%b8%85%e7%a1%95%e5%a3%ab%e8%ae%ba%e6%96%87%e7%bb%88%e7%a8%bf%ef%bc%88%e7%ad%be%e5%90%8d%e7%89%88%ef%bc%89.pdf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orcid.org/0009-0009-0894-7366" TargetMode="External"/><Relationship Id="rId12" Type="http://schemas.microsoft.com/office/2018/08/relationships/commentsExtensible" Target="commentsExtensible.xml"/><Relationship Id="rId17" Type="http://schemas.openxmlformats.org/officeDocument/2006/relationships/hyperlink" Target="https://pamscofield.github.io/xiaoqingpan/uploads/Thesis_XiaoqingPAN_JAN2026_compressed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pamscofield.github.io/xiaoqingpan/" TargetMode="External"/><Relationship Id="rId20" Type="http://schemas.openxmlformats.org/officeDocument/2006/relationships/hyperlink" Target="mailto:olaf.kniemeyer@leibniz-hki.d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xiaoqing-pan-974b53287/" TargetMode="External"/><Relationship Id="rId11" Type="http://schemas.microsoft.com/office/2016/09/relationships/commentsIds" Target="commentsIds.xml"/><Relationship Id="rId5" Type="http://schemas.openxmlformats.org/officeDocument/2006/relationships/hyperlink" Target="mailto:xiaoqing.pan@uni-jena.de" TargetMode="External"/><Relationship Id="rId15" Type="http://schemas.openxmlformats.org/officeDocument/2006/relationships/hyperlink" Target="https://orcid.org/0009-0009-0894-7366" TargetMode="External"/><Relationship Id="rId23" Type="http://schemas.openxmlformats.org/officeDocument/2006/relationships/theme" Target="theme/theme1.xml"/><Relationship Id="rId10" Type="http://schemas.microsoft.com/office/2011/relationships/commentsExtended" Target="commentsExtended.xml"/><Relationship Id="rId19" Type="http://schemas.openxmlformats.org/officeDocument/2006/relationships/hyperlink" Target="mailto:matthew.blango@leibniz-hki.de" TargetMode="Externa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yperlink" Target="https://www.linkedin.com/in/xiaoqing-pan-974b53287/" TargetMode="External"/><Relationship Id="rId22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1482</Words>
  <Characters>9075</Characters>
  <Application>Microsoft Office Word</Application>
  <DocSecurity>0</DocSecurity>
  <Lines>153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Yuanyuan Tang</cp:lastModifiedBy>
  <cp:revision>6</cp:revision>
  <dcterms:created xsi:type="dcterms:W3CDTF">2026-07-02T09:01:00Z</dcterms:created>
  <dcterms:modified xsi:type="dcterms:W3CDTF">2026-07-02T12:09:00Z</dcterms:modified>
</cp:coreProperties>
</file>